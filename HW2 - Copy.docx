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E34AC3" w14:textId="62C58C61" w:rsidR="008D6753" w:rsidRPr="00D107B8" w:rsidRDefault="00A41FEF" w:rsidP="00F71F9D">
      <w:pPr>
        <w:bidi/>
        <w:jc w:val="center"/>
        <w:rPr>
          <w:rFonts w:ascii="Segoe UI" w:hAnsi="Segoe UI" w:cs="Segoe UI"/>
          <w:b/>
          <w:bCs/>
          <w:sz w:val="48"/>
          <w:szCs w:val="48"/>
          <w:u w:val="single"/>
        </w:rPr>
      </w:pPr>
      <w:r w:rsidRPr="00D107B8">
        <w:rPr>
          <w:rFonts w:ascii="Segoe UI" w:hAnsi="Segoe UI" w:cs="Segoe UI"/>
          <w:b/>
          <w:bCs/>
          <w:sz w:val="48"/>
          <w:szCs w:val="48"/>
          <w:u w:val="single"/>
        </w:rPr>
        <w:t>AI and Robotics</w:t>
      </w:r>
    </w:p>
    <w:p w14:paraId="2443533B" w14:textId="4E61F43C" w:rsidR="00D107B8" w:rsidRPr="00D107B8" w:rsidRDefault="00D107B8" w:rsidP="00D107B8">
      <w:pPr>
        <w:bidi/>
        <w:jc w:val="center"/>
        <w:rPr>
          <w:rFonts w:ascii="Segoe UI" w:hAnsi="Segoe UI" w:cs="Segoe UI"/>
          <w:b/>
          <w:bCs/>
          <w:sz w:val="48"/>
          <w:szCs w:val="48"/>
          <w:u w:val="single"/>
          <w:rtl/>
        </w:rPr>
      </w:pPr>
      <w:r w:rsidRPr="00D107B8">
        <w:rPr>
          <w:rFonts w:ascii="Segoe UI" w:hAnsi="Segoe UI" w:cs="Segoe UI"/>
          <w:b/>
          <w:bCs/>
          <w:sz w:val="48"/>
          <w:szCs w:val="48"/>
          <w:u w:val="single"/>
        </w:rPr>
        <w:t>HW</w:t>
      </w:r>
      <w:r>
        <w:rPr>
          <w:rFonts w:ascii="Segoe UI" w:hAnsi="Segoe UI" w:cs="Segoe UI"/>
          <w:b/>
          <w:bCs/>
          <w:sz w:val="48"/>
          <w:szCs w:val="48"/>
          <w:u w:val="single"/>
        </w:rPr>
        <w:t>2</w:t>
      </w:r>
    </w:p>
    <w:p w14:paraId="45DCB9DA" w14:textId="02857DBB" w:rsidR="00D107B8" w:rsidRPr="00D107B8" w:rsidRDefault="00D107B8" w:rsidP="00D107B8">
      <w:pPr>
        <w:bidi/>
        <w:jc w:val="center"/>
        <w:rPr>
          <w:rFonts w:ascii="Segoe UI" w:hAnsi="Segoe UI" w:cs="Segoe UI"/>
          <w:sz w:val="48"/>
          <w:szCs w:val="48"/>
          <w:rtl/>
        </w:rPr>
      </w:pPr>
      <w:r w:rsidRPr="00D107B8">
        <w:rPr>
          <w:rFonts w:ascii="Segoe UI" w:hAnsi="Segoe UI" w:cs="Segoe UI"/>
          <w:b/>
          <w:bCs/>
          <w:sz w:val="48"/>
          <w:szCs w:val="48"/>
          <w:u w:val="single"/>
        </w:rPr>
        <w:t>02360006</w:t>
      </w:r>
      <w:r w:rsidRPr="00D107B8">
        <w:rPr>
          <w:rFonts w:ascii="Segoe UI" w:hAnsi="Segoe UI" w:cs="Segoe UI"/>
          <w:b/>
          <w:bCs/>
          <w:sz w:val="48"/>
          <w:szCs w:val="48"/>
          <w:u w:val="single"/>
          <w:rtl/>
        </w:rPr>
        <w:br/>
      </w:r>
    </w:p>
    <w:tbl>
      <w:tblPr>
        <w:tblStyle w:val="TableGrid"/>
        <w:tblpPr w:leftFromText="180" w:rightFromText="180" w:vertAnchor="page" w:horzAnchor="margin" w:tblpXSpec="center" w:tblpY="5266"/>
        <w:bidiVisual/>
        <w:tblW w:w="0" w:type="auto"/>
        <w:tblLook w:val="04A0" w:firstRow="1" w:lastRow="0" w:firstColumn="1" w:lastColumn="0" w:noHBand="0" w:noVBand="1"/>
      </w:tblPr>
      <w:tblGrid>
        <w:gridCol w:w="2325"/>
        <w:gridCol w:w="2325"/>
        <w:gridCol w:w="2325"/>
      </w:tblGrid>
      <w:tr w:rsidR="003B2255" w:rsidRPr="00D107B8" w14:paraId="142A19A6" w14:textId="77777777" w:rsidTr="003B2255">
        <w:trPr>
          <w:trHeight w:val="731"/>
        </w:trPr>
        <w:tc>
          <w:tcPr>
            <w:tcW w:w="2325" w:type="dxa"/>
            <w:vAlign w:val="center"/>
          </w:tcPr>
          <w:p w14:paraId="2CA32514" w14:textId="77777777" w:rsidR="003B2255" w:rsidRPr="00D107B8" w:rsidRDefault="003B2255" w:rsidP="003B2255">
            <w:pPr>
              <w:bidi/>
              <w:jc w:val="center"/>
              <w:rPr>
                <w:rFonts w:ascii="Segoe UI" w:hAnsi="Segoe UI" w:cs="Segoe UI"/>
                <w:sz w:val="32"/>
                <w:szCs w:val="32"/>
                <w:rtl/>
              </w:rPr>
            </w:pPr>
          </w:p>
        </w:tc>
        <w:tc>
          <w:tcPr>
            <w:tcW w:w="2325" w:type="dxa"/>
            <w:vAlign w:val="center"/>
          </w:tcPr>
          <w:p w14:paraId="09D2417E" w14:textId="77777777" w:rsidR="003B2255" w:rsidRPr="00D107B8" w:rsidRDefault="003B2255" w:rsidP="003B2255">
            <w:pPr>
              <w:bidi/>
              <w:jc w:val="center"/>
              <w:rPr>
                <w:rFonts w:ascii="Segoe UI" w:hAnsi="Segoe UI" w:cs="Segoe UI"/>
                <w:b/>
                <w:bCs/>
                <w:sz w:val="32"/>
                <w:szCs w:val="32"/>
                <w:rtl/>
              </w:rPr>
            </w:pPr>
            <w:r w:rsidRPr="00D107B8">
              <w:rPr>
                <w:rFonts w:ascii="Segoe UI" w:hAnsi="Segoe UI" w:cs="Segoe UI"/>
                <w:b/>
                <w:bCs/>
                <w:sz w:val="32"/>
                <w:szCs w:val="32"/>
                <w:rtl/>
              </w:rPr>
              <w:t>סטודנט א'</w:t>
            </w:r>
          </w:p>
        </w:tc>
        <w:tc>
          <w:tcPr>
            <w:tcW w:w="2325" w:type="dxa"/>
            <w:vAlign w:val="center"/>
          </w:tcPr>
          <w:p w14:paraId="62272E5A" w14:textId="77777777" w:rsidR="003B2255" w:rsidRPr="00D107B8" w:rsidRDefault="003B2255" w:rsidP="003B2255">
            <w:pPr>
              <w:bidi/>
              <w:jc w:val="center"/>
              <w:rPr>
                <w:rFonts w:ascii="Segoe UI" w:hAnsi="Segoe UI" w:cs="Segoe UI"/>
                <w:b/>
                <w:bCs/>
                <w:sz w:val="32"/>
                <w:szCs w:val="32"/>
                <w:rtl/>
              </w:rPr>
            </w:pPr>
            <w:r w:rsidRPr="00D107B8">
              <w:rPr>
                <w:rFonts w:ascii="Segoe UI" w:hAnsi="Segoe UI" w:cs="Segoe UI"/>
                <w:b/>
                <w:bCs/>
                <w:sz w:val="32"/>
                <w:szCs w:val="32"/>
                <w:rtl/>
              </w:rPr>
              <w:t>סטודנט ב'</w:t>
            </w:r>
          </w:p>
        </w:tc>
      </w:tr>
      <w:tr w:rsidR="003B2255" w:rsidRPr="00D107B8" w14:paraId="3746E31F" w14:textId="77777777" w:rsidTr="003B2255">
        <w:trPr>
          <w:trHeight w:val="696"/>
        </w:trPr>
        <w:tc>
          <w:tcPr>
            <w:tcW w:w="2325" w:type="dxa"/>
            <w:vAlign w:val="center"/>
          </w:tcPr>
          <w:p w14:paraId="2E26BED0" w14:textId="77777777" w:rsidR="003B2255" w:rsidRPr="00D107B8" w:rsidRDefault="003B2255" w:rsidP="003B2255">
            <w:pPr>
              <w:bidi/>
              <w:jc w:val="center"/>
              <w:rPr>
                <w:rFonts w:ascii="Segoe UI" w:hAnsi="Segoe UI" w:cs="Segoe UI"/>
                <w:b/>
                <w:bCs/>
                <w:sz w:val="32"/>
                <w:szCs w:val="32"/>
                <w:rtl/>
              </w:rPr>
            </w:pPr>
            <w:r w:rsidRPr="00D107B8">
              <w:rPr>
                <w:rFonts w:ascii="Segoe UI" w:hAnsi="Segoe UI" w:cs="Segoe UI"/>
                <w:b/>
                <w:bCs/>
                <w:sz w:val="32"/>
                <w:szCs w:val="32"/>
                <w:rtl/>
              </w:rPr>
              <w:t>שם</w:t>
            </w:r>
          </w:p>
        </w:tc>
        <w:tc>
          <w:tcPr>
            <w:tcW w:w="2325" w:type="dxa"/>
            <w:vAlign w:val="center"/>
          </w:tcPr>
          <w:p w14:paraId="1F72EC4F" w14:textId="0E362AE9" w:rsidR="003B2255" w:rsidRPr="00D107B8" w:rsidRDefault="00F9339F" w:rsidP="003B2255">
            <w:pPr>
              <w:bidi/>
              <w:jc w:val="center"/>
              <w:rPr>
                <w:rFonts w:ascii="Segoe UI" w:hAnsi="Segoe UI" w:cs="Segoe UI"/>
                <w:sz w:val="32"/>
                <w:szCs w:val="32"/>
              </w:rPr>
            </w:pPr>
            <w:r>
              <w:rPr>
                <w:rFonts w:ascii="Segoe UI" w:hAnsi="Segoe UI" w:cs="Segoe UI" w:hint="cs"/>
                <w:sz w:val="32"/>
                <w:szCs w:val="32"/>
                <w:rtl/>
              </w:rPr>
              <w:t>אדם</w:t>
            </w:r>
          </w:p>
        </w:tc>
        <w:tc>
          <w:tcPr>
            <w:tcW w:w="2325" w:type="dxa"/>
            <w:vAlign w:val="center"/>
          </w:tcPr>
          <w:p w14:paraId="16E055C3" w14:textId="77777777" w:rsidR="003B2255" w:rsidRPr="00D107B8" w:rsidRDefault="003B2255" w:rsidP="003B2255">
            <w:pPr>
              <w:bidi/>
              <w:jc w:val="center"/>
              <w:rPr>
                <w:rFonts w:ascii="Segoe UI" w:hAnsi="Segoe UI" w:cs="Segoe UI"/>
                <w:sz w:val="32"/>
                <w:szCs w:val="32"/>
                <w:rtl/>
              </w:rPr>
            </w:pPr>
            <w:r w:rsidRPr="00D107B8">
              <w:rPr>
                <w:rFonts w:ascii="Segoe UI" w:hAnsi="Segoe UI" w:cs="Segoe UI"/>
                <w:sz w:val="32"/>
                <w:szCs w:val="32"/>
                <w:rtl/>
              </w:rPr>
              <w:t>הגר בר</w:t>
            </w:r>
          </w:p>
        </w:tc>
      </w:tr>
      <w:tr w:rsidR="003B2255" w:rsidRPr="00D107B8" w14:paraId="31325535" w14:textId="77777777" w:rsidTr="003B2255">
        <w:trPr>
          <w:trHeight w:val="731"/>
        </w:trPr>
        <w:tc>
          <w:tcPr>
            <w:tcW w:w="2325" w:type="dxa"/>
            <w:vAlign w:val="center"/>
          </w:tcPr>
          <w:p w14:paraId="3583E877" w14:textId="77777777" w:rsidR="003B2255" w:rsidRPr="00D107B8" w:rsidRDefault="003B2255" w:rsidP="003B2255">
            <w:pPr>
              <w:bidi/>
              <w:jc w:val="center"/>
              <w:rPr>
                <w:rFonts w:ascii="Segoe UI" w:hAnsi="Segoe UI" w:cs="Segoe UI"/>
                <w:sz w:val="32"/>
                <w:szCs w:val="32"/>
                <w:rtl/>
              </w:rPr>
            </w:pPr>
            <w:r w:rsidRPr="00D107B8">
              <w:rPr>
                <w:rFonts w:ascii="Segoe UI" w:hAnsi="Segoe UI" w:cs="Segoe UI"/>
                <w:b/>
                <w:bCs/>
                <w:sz w:val="32"/>
                <w:szCs w:val="32"/>
                <w:rtl/>
              </w:rPr>
              <w:t>מספר סטודנט</w:t>
            </w:r>
          </w:p>
        </w:tc>
        <w:tc>
          <w:tcPr>
            <w:tcW w:w="2325" w:type="dxa"/>
            <w:vAlign w:val="center"/>
          </w:tcPr>
          <w:p w14:paraId="2079ECA8" w14:textId="576F95AF" w:rsidR="003B2255" w:rsidRPr="00D107B8" w:rsidRDefault="00BD738C" w:rsidP="003B2255">
            <w:pPr>
              <w:bidi/>
              <w:jc w:val="center"/>
              <w:rPr>
                <w:rFonts w:ascii="Segoe UI" w:hAnsi="Segoe UI" w:cs="Segoe UI"/>
                <w:sz w:val="32"/>
                <w:szCs w:val="32"/>
                <w:rtl/>
              </w:rPr>
            </w:pPr>
            <w:r>
              <w:rPr>
                <w:rFonts w:ascii="Segoe UI" w:hAnsi="Segoe UI" w:cs="Segoe UI"/>
                <w:sz w:val="32"/>
                <w:szCs w:val="32"/>
              </w:rPr>
              <w:t>211696216</w:t>
            </w:r>
          </w:p>
        </w:tc>
        <w:tc>
          <w:tcPr>
            <w:tcW w:w="2325" w:type="dxa"/>
            <w:vAlign w:val="center"/>
          </w:tcPr>
          <w:p w14:paraId="0078B131" w14:textId="77777777" w:rsidR="003B2255" w:rsidRPr="00D107B8" w:rsidRDefault="003B2255" w:rsidP="003B2255">
            <w:pPr>
              <w:bidi/>
              <w:jc w:val="center"/>
              <w:rPr>
                <w:rFonts w:ascii="Segoe UI" w:hAnsi="Segoe UI" w:cs="Segoe UI"/>
                <w:sz w:val="32"/>
                <w:szCs w:val="32"/>
                <w:rtl/>
              </w:rPr>
            </w:pPr>
            <w:r w:rsidRPr="00D107B8">
              <w:rPr>
                <w:rFonts w:ascii="Segoe UI" w:hAnsi="Segoe UI" w:cs="Segoe UI"/>
                <w:sz w:val="32"/>
                <w:szCs w:val="32"/>
                <w:rtl/>
              </w:rPr>
              <w:t>205564784</w:t>
            </w:r>
          </w:p>
        </w:tc>
      </w:tr>
    </w:tbl>
    <w:p w14:paraId="154D4F4E" w14:textId="77777777" w:rsidR="00D107B8" w:rsidRPr="00D107B8" w:rsidRDefault="00D107B8" w:rsidP="00D107B8">
      <w:pPr>
        <w:bidi/>
        <w:jc w:val="right"/>
        <w:rPr>
          <w:rFonts w:ascii="Segoe UI" w:hAnsi="Segoe UI" w:cs="Segoe UI"/>
          <w:rtl/>
        </w:rPr>
      </w:pPr>
      <w:r w:rsidRPr="00D107B8">
        <w:rPr>
          <w:rFonts w:ascii="Segoe UI" w:hAnsi="Segoe UI" w:cs="Segoe UI"/>
          <w:rtl/>
        </w:rPr>
        <w:br/>
      </w:r>
      <w:r w:rsidRPr="00D107B8">
        <w:rPr>
          <w:rFonts w:ascii="Segoe UI" w:hAnsi="Segoe UI" w:cs="Segoe UI"/>
          <w:rtl/>
        </w:rPr>
        <w:br/>
      </w:r>
    </w:p>
    <w:p w14:paraId="6127B292" w14:textId="2775BECC" w:rsidR="00016D4A" w:rsidRPr="00D107B8" w:rsidRDefault="00016D4A" w:rsidP="00016D4A">
      <w:pPr>
        <w:bidi/>
        <w:jc w:val="center"/>
        <w:rPr>
          <w:rFonts w:ascii="Segoe UI" w:hAnsi="Segoe UI" w:cs="Segoe UI"/>
          <w:b/>
          <w:bCs/>
          <w:rtl/>
        </w:rPr>
      </w:pPr>
      <w:r w:rsidRPr="00D107B8">
        <w:rPr>
          <w:rFonts w:ascii="Segoe UI" w:hAnsi="Segoe UI" w:cs="Segoe UI"/>
          <w:b/>
          <w:bCs/>
          <w:rtl/>
        </w:rPr>
        <w:br w:type="page"/>
      </w:r>
    </w:p>
    <w:p w14:paraId="49CD075F" w14:textId="6B907B2D" w:rsidR="00A177E7" w:rsidRDefault="007A7E76" w:rsidP="00A177E7">
      <w:pPr>
        <w:bidi/>
        <w:rPr>
          <w:rFonts w:ascii="Segoe UI" w:hAnsi="Segoe UI" w:cs="Segoe UI"/>
          <w:b/>
          <w:bCs/>
          <w:u w:val="single"/>
          <w:rtl/>
        </w:rPr>
      </w:pPr>
      <w:r>
        <w:rPr>
          <w:rFonts w:ascii="Segoe UI" w:hAnsi="Segoe UI" w:cs="Segoe UI" w:hint="cs"/>
          <w:b/>
          <w:bCs/>
          <w:u w:val="single"/>
          <w:rtl/>
        </w:rPr>
        <w:t>חלק 3</w:t>
      </w:r>
      <w:r w:rsidR="00E50FDD">
        <w:rPr>
          <w:rFonts w:ascii="Segoe UI" w:hAnsi="Segoe UI" w:cs="Segoe UI" w:hint="cs"/>
          <w:b/>
          <w:bCs/>
          <w:u w:val="single"/>
          <w:rtl/>
        </w:rPr>
        <w:t xml:space="preserve">: אלגוריתם </w:t>
      </w:r>
      <w:r w:rsidR="00E50FDD">
        <w:rPr>
          <w:rFonts w:ascii="Segoe UI" w:hAnsi="Segoe UI" w:cs="Segoe UI"/>
          <w:b/>
          <w:bCs/>
          <w:u w:val="single"/>
        </w:rPr>
        <w:t>RRT</w:t>
      </w:r>
    </w:p>
    <w:p w14:paraId="31E53E1A" w14:textId="089143D0" w:rsidR="00F810FD" w:rsidRDefault="00C951A9" w:rsidP="00A177E7">
      <w:pPr>
        <w:pStyle w:val="ListParagraph"/>
        <w:numPr>
          <w:ilvl w:val="0"/>
          <w:numId w:val="21"/>
        </w:numPr>
        <w:bidi/>
        <w:rPr>
          <w:rFonts w:ascii="Segoe UI" w:hAnsi="Segoe UI" w:cs="Segoe UI"/>
        </w:rPr>
      </w:pPr>
      <w:r>
        <w:rPr>
          <w:rFonts w:ascii="Segoe UI" w:hAnsi="Segoe UI" w:cs="Segoe UI" w:hint="cs"/>
          <w:rtl/>
        </w:rPr>
        <w:t xml:space="preserve">נממש אלגוריתם </w:t>
      </w:r>
      <w:r>
        <w:rPr>
          <w:rFonts w:ascii="Segoe UI" w:hAnsi="Segoe UI" w:cs="Segoe UI"/>
        </w:rPr>
        <w:t xml:space="preserve">RRT </w:t>
      </w:r>
      <w:r>
        <w:rPr>
          <w:rFonts w:ascii="Segoe UI" w:hAnsi="Segoe UI" w:cs="Segoe UI" w:hint="cs"/>
          <w:rtl/>
        </w:rPr>
        <w:t xml:space="preserve"> שמתעדף מטרות עם הסתברויות של </w:t>
      </w:r>
      <m:oMath>
        <m:r>
          <w:rPr>
            <w:rFonts w:ascii="Cambria Math" w:hAnsi="Cambria Math" w:cs="Segoe UI"/>
          </w:rPr>
          <m:t>5%</m:t>
        </m:r>
      </m:oMath>
      <w:r>
        <w:rPr>
          <w:rFonts w:ascii="Segoe UI" w:eastAsiaTheme="minorEastAsia" w:hAnsi="Segoe UI" w:cs="Segoe UI" w:hint="cs"/>
          <w:rtl/>
        </w:rPr>
        <w:t xml:space="preserve"> ו - </w:t>
      </w:r>
      <m:oMath>
        <m:r>
          <w:rPr>
            <w:rFonts w:ascii="Cambria Math" w:eastAsiaTheme="minorEastAsia" w:hAnsi="Cambria Math" w:cs="Segoe UI"/>
          </w:rPr>
          <m:t>40%</m:t>
        </m:r>
      </m:oMath>
      <w:r>
        <w:rPr>
          <w:rFonts w:ascii="Segoe UI" w:eastAsiaTheme="minorEastAsia" w:hAnsi="Segoe UI" w:cs="Segoe UI" w:hint="cs"/>
          <w:rtl/>
        </w:rPr>
        <w:t>.</w:t>
      </w:r>
      <w:r w:rsidR="00E850FD">
        <w:rPr>
          <w:rFonts w:ascii="Segoe UI" w:eastAsiaTheme="minorEastAsia" w:hAnsi="Segoe UI" w:cs="Segoe UI"/>
          <w:rtl/>
        </w:rPr>
        <w:br/>
      </w:r>
      <w:r w:rsidR="00E850FD">
        <w:rPr>
          <w:rFonts w:ascii="Segoe UI" w:eastAsiaTheme="minorEastAsia" w:hAnsi="Segoe UI" w:cs="Segoe UI" w:hint="cs"/>
          <w:rtl/>
        </w:rPr>
        <w:t xml:space="preserve">את התמונות ניתן לראות </w:t>
      </w:r>
      <w:r w:rsidR="00D16B5C">
        <w:rPr>
          <w:rFonts w:ascii="Segoe UI" w:eastAsiaTheme="minorEastAsia" w:hAnsi="Segoe UI" w:cs="Segoe UI" w:hint="cs"/>
          <w:rtl/>
        </w:rPr>
        <w:t xml:space="preserve">בסעיף 2 כאשר מימשנו כל </w:t>
      </w:r>
      <w:r w:rsidR="00C6382A">
        <w:rPr>
          <w:rFonts w:ascii="Segoe UI" w:eastAsiaTheme="minorEastAsia" w:hAnsi="Segoe UI" w:cs="Segoe UI"/>
        </w:rPr>
        <w:t>Extend</w:t>
      </w:r>
      <w:r w:rsidR="00C6382A">
        <w:rPr>
          <w:rFonts w:ascii="Segoe UI" w:eastAsiaTheme="minorEastAsia" w:hAnsi="Segoe UI" w:cs="Segoe UI" w:hint="cs"/>
          <w:rtl/>
        </w:rPr>
        <w:t xml:space="preserve"> לפי הדרישות.</w:t>
      </w:r>
      <w:r w:rsidR="00D16B5C">
        <w:rPr>
          <w:rFonts w:ascii="Segoe UI" w:eastAsiaTheme="minorEastAsia" w:hAnsi="Segoe UI" w:cs="Segoe UI" w:hint="cs"/>
          <w:rtl/>
        </w:rPr>
        <w:t xml:space="preserve"> </w:t>
      </w:r>
      <w:r w:rsidR="00E850FD">
        <w:rPr>
          <w:rFonts w:ascii="Segoe UI" w:eastAsiaTheme="minorEastAsia" w:hAnsi="Segoe UI" w:cs="Segoe UI"/>
          <w:rtl/>
        </w:rPr>
        <w:br/>
      </w:r>
    </w:p>
    <w:p w14:paraId="5A539446" w14:textId="20918209" w:rsidR="00A177E7" w:rsidRPr="007E57EF" w:rsidRDefault="00174337" w:rsidP="00F810FD">
      <w:pPr>
        <w:pStyle w:val="ListParagraph"/>
        <w:numPr>
          <w:ilvl w:val="0"/>
          <w:numId w:val="21"/>
        </w:numPr>
        <w:bidi/>
        <w:rPr>
          <w:rFonts w:ascii="Segoe UI" w:hAnsi="Segoe UI" w:cs="Segoe UI"/>
        </w:rPr>
      </w:pPr>
      <w:r w:rsidRPr="00A177E7">
        <w:rPr>
          <w:rFonts w:ascii="Segoe UI" w:hAnsi="Segoe UI" w:cs="Segoe UI" w:hint="cs"/>
          <w:rtl/>
        </w:rPr>
        <w:t xml:space="preserve">השלמנו את אלגוריתם </w:t>
      </w:r>
      <w:r w:rsidRPr="00A177E7">
        <w:rPr>
          <w:rFonts w:ascii="Segoe UI" w:hAnsi="Segoe UI" w:cs="Segoe UI"/>
        </w:rPr>
        <w:t>RRT</w:t>
      </w:r>
      <w:r w:rsidRPr="00A177E7">
        <w:rPr>
          <w:rFonts w:ascii="Segoe UI" w:hAnsi="Segoe UI" w:cs="Segoe UI" w:hint="cs"/>
          <w:rtl/>
        </w:rPr>
        <w:t>,</w:t>
      </w:r>
      <w:r w:rsidR="008D094F" w:rsidRPr="00A177E7">
        <w:rPr>
          <w:rFonts w:ascii="Segoe UI" w:hAnsi="Segoe UI" w:cs="Segoe UI" w:hint="cs"/>
          <w:rtl/>
        </w:rPr>
        <w:t xml:space="preserve"> ובאלגוריתם אפשר לראות שאנו מריצים 10 פעמים את הקוד על מנת לקבל את התוצאות הממוצעות</w:t>
      </w:r>
      <w:r w:rsidR="00CD542C">
        <w:rPr>
          <w:rFonts w:ascii="Segoe UI" w:hAnsi="Segoe UI" w:cs="Segoe UI" w:hint="cs"/>
          <w:rtl/>
        </w:rPr>
        <w:t>,</w:t>
      </w:r>
      <w:r w:rsidR="008D094F" w:rsidRPr="00A177E7">
        <w:rPr>
          <w:rFonts w:ascii="Segoe UI" w:hAnsi="Segoe UI" w:cs="Segoe UI" w:hint="cs"/>
          <w:rtl/>
        </w:rPr>
        <w:t xml:space="preserve"> מכיוון שהמודל הוא סטוכסטי</w:t>
      </w:r>
      <w:r w:rsidR="00A177E7" w:rsidRPr="00A177E7">
        <w:rPr>
          <w:rFonts w:ascii="Segoe UI" w:hAnsi="Segoe UI" w:cs="Segoe UI" w:hint="cs"/>
          <w:rtl/>
        </w:rPr>
        <w:t>. לפי ההנחיות נציג את התוצאות ע"י הרצת האלגוריתם על מפה מס' (2).</w:t>
      </w:r>
      <w:r w:rsidR="00A177E7" w:rsidRPr="00D107B8">
        <w:rPr>
          <w:rFonts w:ascii="Segoe UI" w:hAnsi="Segoe UI" w:cs="Segoe UI"/>
        </w:rPr>
        <w:t xml:space="preserve"> </w:t>
      </w:r>
      <w:r w:rsidR="0012061F">
        <w:rPr>
          <w:rFonts w:ascii="Segoe UI" w:hAnsi="Segoe UI" w:cs="Segoe UI"/>
          <w:rtl/>
        </w:rPr>
        <w:br/>
      </w:r>
      <w:r w:rsidR="0012061F">
        <w:rPr>
          <w:rFonts w:ascii="Segoe UI" w:hAnsi="Segoe UI" w:cs="Segoe UI" w:hint="cs"/>
          <w:rtl/>
        </w:rPr>
        <w:t xml:space="preserve">נראה הרצה של אלגוריתם </w:t>
      </w:r>
      <w:r w:rsidR="0012061F">
        <w:rPr>
          <w:rFonts w:ascii="Segoe UI" w:hAnsi="Segoe UI" w:cs="Segoe UI"/>
        </w:rPr>
        <w:t xml:space="preserve">RRT </w:t>
      </w:r>
      <w:r w:rsidR="0012061F">
        <w:rPr>
          <w:rFonts w:ascii="Segoe UI" w:hAnsi="Segoe UI" w:cs="Segoe UI" w:hint="cs"/>
          <w:rtl/>
        </w:rPr>
        <w:t xml:space="preserve"> עבור 3 ה</w:t>
      </w:r>
      <m:oMath>
        <m:r>
          <w:rPr>
            <w:rFonts w:ascii="Cambria Math" w:hAnsi="Cambria Math" w:cs="Segoe UI"/>
          </w:rPr>
          <m:t>η-</m:t>
        </m:r>
      </m:oMath>
      <w:r w:rsidR="0012061F">
        <w:rPr>
          <w:rFonts w:ascii="Segoe UI" w:eastAsiaTheme="minorEastAsia" w:hAnsi="Segoe UI" w:cs="Segoe UI" w:hint="cs"/>
          <w:rtl/>
        </w:rPr>
        <w:t xml:space="preserve"> השונות (כאשר הנתונים של זמן הריצה</w:t>
      </w:r>
      <w:r w:rsidR="004A5AF7">
        <w:rPr>
          <w:rFonts w:ascii="Segoe UI" w:eastAsiaTheme="minorEastAsia" w:hAnsi="Segoe UI" w:cs="Segoe UI" w:hint="cs"/>
          <w:rtl/>
        </w:rPr>
        <w:t>, ואורך המסלול הוא הממוצע של 10 הריצות</w:t>
      </w:r>
      <w:r w:rsidR="001B2E37">
        <w:rPr>
          <w:rFonts w:ascii="Segoe UI" w:eastAsiaTheme="minorEastAsia" w:hAnsi="Segoe UI" w:cs="Segoe UI" w:hint="cs"/>
          <w:rtl/>
        </w:rPr>
        <w:t xml:space="preserve"> ואנו עושים </w:t>
      </w:r>
      <w:r w:rsidR="001B2E37">
        <w:rPr>
          <w:rFonts w:ascii="Segoe UI" w:eastAsiaTheme="minorEastAsia" w:hAnsi="Segoe UI" w:cs="Segoe UI"/>
        </w:rPr>
        <w:t>Extend</w:t>
      </w:r>
      <w:r w:rsidR="001B2E37">
        <w:rPr>
          <w:rFonts w:ascii="Segoe UI" w:eastAsiaTheme="minorEastAsia" w:hAnsi="Segoe UI" w:cs="Segoe UI" w:hint="cs"/>
          <w:rtl/>
        </w:rPr>
        <w:t xml:space="preserve"> לפי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004A5AF7">
        <w:rPr>
          <w:rFonts w:ascii="Segoe UI" w:eastAsiaTheme="minorEastAsia" w:hAnsi="Segoe UI" w:cs="Segoe UI" w:hint="cs"/>
          <w:rtl/>
        </w:rPr>
        <w:t>).</w:t>
      </w:r>
    </w:p>
    <w:p w14:paraId="3DCC4658" w14:textId="3EF41548" w:rsidR="007E57EF" w:rsidRPr="00D107B8" w:rsidRDefault="002C1BDE" w:rsidP="007E57EF">
      <w:pPr>
        <w:pStyle w:val="ListParagraph"/>
        <w:bidi/>
        <w:rPr>
          <w:rFonts w:ascii="Segoe UI" w:hAnsi="Segoe UI" w:cs="Segoe UI"/>
        </w:rPr>
      </w:pPr>
      <w:r>
        <w:rPr>
          <w:rFonts w:ascii="Segoe UI" w:hAnsi="Segoe UI" w:cs="Segoe UI"/>
          <w:noProof/>
          <w:rtl/>
          <w:lang w:val="he-IL"/>
        </w:rPr>
        <mc:AlternateContent>
          <mc:Choice Requires="wpg">
            <w:drawing>
              <wp:anchor distT="0" distB="0" distL="114300" distR="114300" simplePos="0" relativeHeight="251658243" behindDoc="0" locked="0" layoutInCell="1" allowOverlap="1" wp14:anchorId="04559B5D" wp14:editId="4BE19F29">
                <wp:simplePos x="0" y="0"/>
                <wp:positionH relativeFrom="page">
                  <wp:posOffset>3838575</wp:posOffset>
                </wp:positionH>
                <wp:positionV relativeFrom="paragraph">
                  <wp:posOffset>276860</wp:posOffset>
                </wp:positionV>
                <wp:extent cx="3503930" cy="3429000"/>
                <wp:effectExtent l="0" t="0" r="1270" b="0"/>
                <wp:wrapSquare wrapText="bothSides"/>
                <wp:docPr id="1995219966" name="Group 72"/>
                <wp:cNvGraphicFramePr/>
                <a:graphic xmlns:a="http://schemas.openxmlformats.org/drawingml/2006/main">
                  <a:graphicData uri="http://schemas.microsoft.com/office/word/2010/wordprocessingGroup">
                    <wpg:wgp>
                      <wpg:cNvGrpSpPr/>
                      <wpg:grpSpPr>
                        <a:xfrm>
                          <a:off x="0" y="0"/>
                          <a:ext cx="3503930" cy="3429000"/>
                          <a:chOff x="445579" y="-44861"/>
                          <a:chExt cx="3398638" cy="3413672"/>
                        </a:xfrm>
                      </wpg:grpSpPr>
                      <wps:wsp>
                        <wps:cNvPr id="662363541" name="Text Box 2"/>
                        <wps:cNvSpPr txBox="1">
                          <a:spLocks noChangeArrowheads="1"/>
                        </wps:cNvSpPr>
                        <wps:spPr bwMode="auto">
                          <a:xfrm>
                            <a:off x="445579" y="2619409"/>
                            <a:ext cx="3370912" cy="749402"/>
                          </a:xfrm>
                          <a:prstGeom prst="rect">
                            <a:avLst/>
                          </a:prstGeom>
                          <a:noFill/>
                          <a:ln w="9525">
                            <a:noFill/>
                            <a:miter lim="800000"/>
                            <a:headEnd/>
                            <a:tailEnd/>
                          </a:ln>
                        </wps:spPr>
                        <wps:txbx>
                          <w:txbxContent>
                            <w:p w14:paraId="203CC374" w14:textId="539DE34C" w:rsidR="00DC37DF" w:rsidRPr="00296122" w:rsidRDefault="00395BE2" w:rsidP="00DC37DF">
                              <w:pPr>
                                <w:rPr>
                                  <w:rFonts w:ascii="Cambria Math" w:hAnsi="Cambria Math" w:cs="Segoe UI"/>
                                  <w:sz w:val="16"/>
                                  <w:szCs w:val="16"/>
                                  <w:oMath/>
                                </w:rPr>
                              </w:pPr>
                              <w:ins w:id="0" w:author="Adam Assi" w:date="2025-01-16T15:15:00Z" w16du:dateUtc="2025-01-16T13:15:00Z">
                                <w:r w:rsidRPr="00731952">
                                  <w:rPr>
                                    <w:rFonts w:ascii="Segoe UI" w:hAnsi="Segoe UI" w:cs="Segoe UI"/>
                                    <w:b/>
                                    <w:bCs/>
                                    <w:sz w:val="16"/>
                                    <w:szCs w:val="16"/>
                                  </w:rPr>
                                  <w:t>Picture number</w:t>
                                </w:r>
                                <w:r w:rsidRPr="00731952">
                                  <w:rPr>
                                    <w:rFonts w:ascii="Segoe UI" w:hAnsi="Segoe UI" w:cs="Segoe UI"/>
                                    <w:b/>
                                    <w:bCs/>
                                    <w:sz w:val="16"/>
                                    <w:szCs w:val="16"/>
                                    <w:rtl/>
                                  </w:rPr>
                                  <w:t xml:space="preserve"> (1): </w:t>
                                </w:r>
                                <w:r w:rsidRPr="00A44DEB">
                                  <w:rPr>
                                    <w:rFonts w:ascii="Segoe UI" w:hAnsi="Segoe UI" w:cs="Segoe UI"/>
                                    <w:b/>
                                    <w:bCs/>
                                    <w:sz w:val="16"/>
                                    <w:szCs w:val="16"/>
                                  </w:rPr>
                                  <w:t xml:space="preserve">Running RRT with Extend by </w:t>
                                </w:r>
                              </w:ins>
                              <m:oMath>
                                <m:sSub>
                                  <m:sSubPr>
                                    <m:ctrlPr>
                                      <w:ins w:id="1" w:author="Adam Assi" w:date="2025-01-16T15:15:00Z" w16du:dateUtc="2025-01-16T13:15:00Z">
                                        <w:rPr>
                                          <w:rFonts w:ascii="Cambria Math" w:hAnsi="Cambria Math" w:cs="Segoe UI"/>
                                          <w:b/>
                                          <w:bCs/>
                                          <w:i/>
                                          <w:sz w:val="16"/>
                                          <w:szCs w:val="16"/>
                                        </w:rPr>
                                      </w:ins>
                                    </m:ctrlPr>
                                  </m:sSubPr>
                                  <m:e>
                                    <m:r>
                                      <w:ins w:id="2" w:author="Adam Assi" w:date="2025-01-16T15:15:00Z" w16du:dateUtc="2025-01-16T13:15:00Z">
                                        <m:rPr>
                                          <m:sty m:val="bi"/>
                                        </m:rPr>
                                        <w:rPr>
                                          <w:rFonts w:ascii="Cambria Math" w:hAnsi="Cambria Math" w:cs="Segoe UI"/>
                                          <w:sz w:val="16"/>
                                          <w:szCs w:val="16"/>
                                        </w:rPr>
                                        <m:t>E</m:t>
                                      </w:ins>
                                    </m:r>
                                  </m:e>
                                  <m:sub>
                                    <m:r>
                                      <w:ins w:id="3" w:author="Adam Assi" w:date="2025-01-16T15:15:00Z" w16du:dateUtc="2025-01-16T13:15:00Z">
                                        <m:rPr>
                                          <m:sty m:val="bi"/>
                                        </m:rPr>
                                        <w:rPr>
                                          <w:rFonts w:ascii="Cambria Math" w:hAnsi="Cambria Math" w:cs="Segoe UI"/>
                                          <w:sz w:val="16"/>
                                          <w:szCs w:val="16"/>
                                        </w:rPr>
                                        <m:t>2</m:t>
                                      </w:ins>
                                    </m:r>
                                  </m:sub>
                                </m:sSub>
                              </m:oMath>
                              <w:ins w:id="4" w:author="Adam Assi" w:date="2025-01-16T15:15:00Z" w16du:dateUtc="2025-01-16T13:15:00Z">
                                <w:r w:rsidRPr="00A44DEB">
                                  <w:rPr>
                                    <w:rFonts w:ascii="Segoe UI" w:hAnsi="Segoe UI" w:cs="Segoe UI"/>
                                    <w:b/>
                                    <w:bCs/>
                                    <w:sz w:val="16"/>
                                    <w:szCs w:val="16"/>
                                  </w:rPr>
                                  <w:t xml:space="preserve"> </w:t>
                                </w:r>
                              </w:ins>
                              <w:r w:rsidR="00731952" w:rsidRPr="00731952">
                                <w:rPr>
                                  <w:rFonts w:ascii="Segoe UI" w:hAnsi="Segoe UI" w:cs="Segoe UI"/>
                                  <w:b/>
                                  <w:bCs/>
                                  <w:sz w:val="16"/>
                                  <w:szCs w:val="16"/>
                                </w:rPr>
                                <w:t>Picture number</w:t>
                              </w:r>
                              <w:r w:rsidR="00731952" w:rsidRPr="00731952">
                                <w:rPr>
                                  <w:rFonts w:ascii="Segoe UI" w:hAnsi="Segoe UI" w:cs="Segoe UI"/>
                                  <w:b/>
                                  <w:bCs/>
                                  <w:sz w:val="16"/>
                                  <w:szCs w:val="16"/>
                                  <w:rtl/>
                                </w:rPr>
                                <w:t xml:space="preserve"> </w:t>
                              </w:r>
                              <w:r w:rsidR="0018632B">
                                <w:rPr>
                                  <w:rFonts w:ascii="Segoe UI" w:hAnsi="Segoe UI" w:cs="Segoe UI" w:hint="cs"/>
                                  <w:b/>
                                  <w:bCs/>
                                  <w:sz w:val="16"/>
                                  <w:szCs w:val="16"/>
                                  <w:rtl/>
                                </w:rPr>
                                <w:t>:</w:t>
                              </w:r>
                              <w:r w:rsidR="00731952" w:rsidRPr="00731952">
                                <w:rPr>
                                  <w:rFonts w:ascii="Segoe UI" w:hAnsi="Segoe UI" w:cs="Segoe UI"/>
                                  <w:b/>
                                  <w:bCs/>
                                  <w:sz w:val="16"/>
                                  <w:szCs w:val="16"/>
                                  <w:rtl/>
                                </w:rPr>
                                <w:t xml:space="preserve">(1) </w:t>
                              </w:r>
                              <w:r w:rsidR="00A44DEB"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44DEB" w:rsidRPr="00A44DEB">
                                <w:rPr>
                                  <w:rFonts w:ascii="Segoe UI" w:hAnsi="Segoe UI" w:cs="Segoe UI"/>
                                  <w:b/>
                                  <w:bCs/>
                                  <w:sz w:val="16"/>
                                  <w:szCs w:val="16"/>
                                </w:rPr>
                                <w:t xml:space="preserve"> on map number 2</w:t>
                              </w:r>
                              <w:r w:rsidR="00A44DEB">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sidR="00296122">
                                <w:rPr>
                                  <w:rFonts w:ascii="Segoe UI" w:eastAsiaTheme="minorEastAsia" w:hAnsi="Segoe UI" w:cs="Segoe UI"/>
                                  <w:b/>
                                  <w:bCs/>
                                  <w:sz w:val="16"/>
                                  <w:szCs w:val="16"/>
                                </w:rPr>
                                <w:t xml:space="preserve"> </w:t>
                              </w:r>
                              <w:r w:rsidR="00A44DEB">
                                <w:rPr>
                                  <w:rFonts w:ascii="Segoe UI" w:eastAsiaTheme="minorEastAsia" w:hAnsi="Segoe UI" w:cs="Segoe UI"/>
                                  <w:b/>
                                  <w:bCs/>
                                  <w:sz w:val="16"/>
                                  <w:szCs w:val="16"/>
                                </w:rPr>
                                <w:t xml:space="preserve">and </w:t>
                              </w:r>
                              <w:r w:rsidR="00296122">
                                <w:rPr>
                                  <w:rFonts w:ascii="Segoe UI" w:eastAsiaTheme="minorEastAsia" w:hAnsi="Segoe UI" w:cs="Segoe UI"/>
                                  <w:b/>
                                  <w:bCs/>
                                  <w:sz w:val="16"/>
                                  <w:szCs w:val="16"/>
                                </w:rPr>
                                <w:t>probability</w:t>
                              </w:r>
                              <w:r w:rsidR="00531B7C">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5%</m:t>
                                </m:r>
                              </m:oMath>
                              <w:r w:rsidR="00296122">
                                <w:rPr>
                                  <w:rFonts w:ascii="Segoe UI" w:eastAsiaTheme="minorEastAsia" w:hAnsi="Segoe UI" w:cs="Segoe UI"/>
                                  <w:b/>
                                  <w:bCs/>
                                  <w:sz w:val="16"/>
                                  <w:szCs w:val="16"/>
                                </w:rPr>
                                <w:t>.</w:t>
                              </w:r>
                              <w:r w:rsidR="00DC37DF">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508.6879 , Average time: 21.3719</m:t>
                                  </m:r>
                                </m:oMath>
                              </m:oMathPara>
                            </w:p>
                            <w:p w14:paraId="49F6BBF3" w14:textId="562303EB" w:rsidR="00296122" w:rsidRDefault="00296122" w:rsidP="00296122">
                              <w:pPr>
                                <w:rPr>
                                  <w:rFonts w:ascii="Segoe UI" w:eastAsiaTheme="minorEastAsia" w:hAnsi="Segoe UI" w:cs="Segoe UI" w:hint="cs"/>
                                  <w:b/>
                                  <w:bCs/>
                                  <w:sz w:val="16"/>
                                  <w:szCs w:val="16"/>
                                  <w:rtl/>
                                </w:rPr>
                              </w:pPr>
                            </w:p>
                            <w:p w14:paraId="3BCFF379" w14:textId="3B47BBA7" w:rsidR="009F6FCF" w:rsidRPr="009F6FCF" w:rsidRDefault="009F6FCF" w:rsidP="00296122">
                              <w:pPr>
                                <w:rPr>
                                  <w:rFonts w:ascii="Cambria Math" w:hAnsi="Cambria Math" w:cs="Segoe UI"/>
                                  <w:sz w:val="16"/>
                                  <w:szCs w:val="16"/>
                                  <w:oMath/>
                                </w:rPr>
                              </w:pPr>
                              <w:r>
                                <w:rPr>
                                  <w:rFonts w:ascii="Segoe UI" w:eastAsiaTheme="minorEastAsia" w:hAnsi="Segoe UI" w:cs="Segoe UI"/>
                                  <w:b/>
                                  <w:bCs/>
                                  <w:sz w:val="16"/>
                                  <w:szCs w:val="16"/>
                                  <w:rtl/>
                                </w:rPr>
                                <w:br/>
                              </w:r>
                            </w:p>
                            <w:p w14:paraId="1D7FC29B" w14:textId="50B2C2F2" w:rsidR="001A3EF4" w:rsidRPr="00C37C64" w:rsidRDefault="001A3EF4" w:rsidP="00FD13D3">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1996054094" name="Picture 71"/>
                          <pic:cNvPicPr>
                            <a:picLocks noChangeAspect="1"/>
                          </pic:cNvPicPr>
                        </pic:nvPicPr>
                        <pic:blipFill rotWithShape="1">
                          <a:blip r:embed="rId10">
                            <a:extLst>
                              <a:ext uri="{28A0092B-C50C-407E-A947-70E740481C1C}">
                                <a14:useLocalDpi xmlns:a14="http://schemas.microsoft.com/office/drawing/2010/main" val="0"/>
                              </a:ext>
                            </a:extLst>
                          </a:blip>
                          <a:srcRect l="6762" t="10049" r="8501" b="3161"/>
                          <a:stretch/>
                        </pic:blipFill>
                        <pic:spPr bwMode="auto">
                          <a:xfrm>
                            <a:off x="464261" y="-44861"/>
                            <a:ext cx="3379956" cy="266427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4559B5D" id="Group 72" o:spid="_x0000_s1026" style="position:absolute;left:0;text-align:left;margin-left:302.25pt;margin-top:21.8pt;width:275.9pt;height:270pt;z-index:251658243;mso-position-horizontal-relative:page;mso-width-relative:margin;mso-height-relative:margin" coordorigin="4455,-448" coordsize="33986,341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">
                <v:shapetype id="_x0000_t202" coordsize="21600,21600" o:spt="202" path="m,l,21600r21600,l21600,xe">
                  <v:stroke joinstyle="miter"/>
                  <v:path gradientshapeok="t" o:connecttype="rect"/>
                </v:shapetype>
                <v:shape id="_x0000_s1027" type="#_x0000_t202" style="position:absolute;left:4455;top:26194;width:33709;height:7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" filled="f" stroked="f">
                  <v:textbox>
                    <w:txbxContent>
                      <w:p w14:paraId="203CC374" w14:textId="539DE34C" w:rsidR="00DC37DF" w:rsidRPr="00296122" w:rsidRDefault="00395BE2" w:rsidP="00DC37DF">
                        <w:pPr>
                          <w:rPr>
                            <w:rFonts w:ascii="Cambria Math" w:hAnsi="Cambria Math" w:cs="Segoe UI"/>
                            <w:sz w:val="16"/>
                            <w:szCs w:val="16"/>
                            <w:oMath/>
                          </w:rPr>
                        </w:pPr>
                        <w:ins w:id="5" w:author="Adam Assi" w:date="2025-01-16T15:15:00Z" w16du:dateUtc="2025-01-16T13:15:00Z">
                          <w:r w:rsidRPr="00731952">
                            <w:rPr>
                              <w:rFonts w:ascii="Segoe UI" w:hAnsi="Segoe UI" w:cs="Segoe UI"/>
                              <w:b/>
                              <w:bCs/>
                              <w:sz w:val="16"/>
                              <w:szCs w:val="16"/>
                            </w:rPr>
                            <w:t>Picture number</w:t>
                          </w:r>
                          <w:r w:rsidRPr="00731952">
                            <w:rPr>
                              <w:rFonts w:ascii="Segoe UI" w:hAnsi="Segoe UI" w:cs="Segoe UI"/>
                              <w:b/>
                              <w:bCs/>
                              <w:sz w:val="16"/>
                              <w:szCs w:val="16"/>
                              <w:rtl/>
                            </w:rPr>
                            <w:t xml:space="preserve"> (1): </w:t>
                          </w:r>
                          <w:r w:rsidRPr="00A44DEB">
                            <w:rPr>
                              <w:rFonts w:ascii="Segoe UI" w:hAnsi="Segoe UI" w:cs="Segoe UI"/>
                              <w:b/>
                              <w:bCs/>
                              <w:sz w:val="16"/>
                              <w:szCs w:val="16"/>
                            </w:rPr>
                            <w:t xml:space="preserve">Running RRT with Extend by </w:t>
                          </w:r>
                        </w:ins>
                        <m:oMath>
                          <m:sSub>
                            <m:sSubPr>
                              <m:ctrlPr>
                                <w:ins w:id="6" w:author="Adam Assi" w:date="2025-01-16T15:15:00Z" w16du:dateUtc="2025-01-16T13:15:00Z">
                                  <w:rPr>
                                    <w:rFonts w:ascii="Cambria Math" w:hAnsi="Cambria Math" w:cs="Segoe UI"/>
                                    <w:b/>
                                    <w:bCs/>
                                    <w:i/>
                                    <w:sz w:val="16"/>
                                    <w:szCs w:val="16"/>
                                  </w:rPr>
                                </w:ins>
                              </m:ctrlPr>
                            </m:sSubPr>
                            <m:e>
                              <m:r>
                                <w:ins w:id="7" w:author="Adam Assi" w:date="2025-01-16T15:15:00Z" w16du:dateUtc="2025-01-16T13:15:00Z">
                                  <m:rPr>
                                    <m:sty m:val="bi"/>
                                  </m:rPr>
                                  <w:rPr>
                                    <w:rFonts w:ascii="Cambria Math" w:hAnsi="Cambria Math" w:cs="Segoe UI"/>
                                    <w:sz w:val="16"/>
                                    <w:szCs w:val="16"/>
                                  </w:rPr>
                                  <m:t>E</m:t>
                                </w:ins>
                              </m:r>
                            </m:e>
                            <m:sub>
                              <m:r>
                                <w:ins w:id="8" w:author="Adam Assi" w:date="2025-01-16T15:15:00Z" w16du:dateUtc="2025-01-16T13:15:00Z">
                                  <m:rPr>
                                    <m:sty m:val="bi"/>
                                  </m:rPr>
                                  <w:rPr>
                                    <w:rFonts w:ascii="Cambria Math" w:hAnsi="Cambria Math" w:cs="Segoe UI"/>
                                    <w:sz w:val="16"/>
                                    <w:szCs w:val="16"/>
                                  </w:rPr>
                                  <m:t>2</m:t>
                                </w:ins>
                              </m:r>
                            </m:sub>
                          </m:sSub>
                        </m:oMath>
                        <w:ins w:id="9" w:author="Adam Assi" w:date="2025-01-16T15:15:00Z" w16du:dateUtc="2025-01-16T13:15:00Z">
                          <w:r w:rsidRPr="00A44DEB">
                            <w:rPr>
                              <w:rFonts w:ascii="Segoe UI" w:hAnsi="Segoe UI" w:cs="Segoe UI"/>
                              <w:b/>
                              <w:bCs/>
                              <w:sz w:val="16"/>
                              <w:szCs w:val="16"/>
                            </w:rPr>
                            <w:t xml:space="preserve"> </w:t>
                          </w:r>
                        </w:ins>
                        <w:r w:rsidR="00731952" w:rsidRPr="00731952">
                          <w:rPr>
                            <w:rFonts w:ascii="Segoe UI" w:hAnsi="Segoe UI" w:cs="Segoe UI"/>
                            <w:b/>
                            <w:bCs/>
                            <w:sz w:val="16"/>
                            <w:szCs w:val="16"/>
                          </w:rPr>
                          <w:t>Picture number</w:t>
                        </w:r>
                        <w:r w:rsidR="00731952" w:rsidRPr="00731952">
                          <w:rPr>
                            <w:rFonts w:ascii="Segoe UI" w:hAnsi="Segoe UI" w:cs="Segoe UI"/>
                            <w:b/>
                            <w:bCs/>
                            <w:sz w:val="16"/>
                            <w:szCs w:val="16"/>
                            <w:rtl/>
                          </w:rPr>
                          <w:t xml:space="preserve"> </w:t>
                        </w:r>
                        <w:r w:rsidR="0018632B">
                          <w:rPr>
                            <w:rFonts w:ascii="Segoe UI" w:hAnsi="Segoe UI" w:cs="Segoe UI" w:hint="cs"/>
                            <w:b/>
                            <w:bCs/>
                            <w:sz w:val="16"/>
                            <w:szCs w:val="16"/>
                            <w:rtl/>
                          </w:rPr>
                          <w:t>:</w:t>
                        </w:r>
                        <w:r w:rsidR="00731952" w:rsidRPr="00731952">
                          <w:rPr>
                            <w:rFonts w:ascii="Segoe UI" w:hAnsi="Segoe UI" w:cs="Segoe UI"/>
                            <w:b/>
                            <w:bCs/>
                            <w:sz w:val="16"/>
                            <w:szCs w:val="16"/>
                            <w:rtl/>
                          </w:rPr>
                          <w:t xml:space="preserve">(1) </w:t>
                        </w:r>
                        <w:r w:rsidR="00A44DEB"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44DEB" w:rsidRPr="00A44DEB">
                          <w:rPr>
                            <w:rFonts w:ascii="Segoe UI" w:hAnsi="Segoe UI" w:cs="Segoe UI"/>
                            <w:b/>
                            <w:bCs/>
                            <w:sz w:val="16"/>
                            <w:szCs w:val="16"/>
                          </w:rPr>
                          <w:t xml:space="preserve"> on map number 2</w:t>
                        </w:r>
                        <w:r w:rsidR="00A44DEB">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sidR="00296122">
                          <w:rPr>
                            <w:rFonts w:ascii="Segoe UI" w:eastAsiaTheme="minorEastAsia" w:hAnsi="Segoe UI" w:cs="Segoe UI"/>
                            <w:b/>
                            <w:bCs/>
                            <w:sz w:val="16"/>
                            <w:szCs w:val="16"/>
                          </w:rPr>
                          <w:t xml:space="preserve"> </w:t>
                        </w:r>
                        <w:r w:rsidR="00A44DEB">
                          <w:rPr>
                            <w:rFonts w:ascii="Segoe UI" w:eastAsiaTheme="minorEastAsia" w:hAnsi="Segoe UI" w:cs="Segoe UI"/>
                            <w:b/>
                            <w:bCs/>
                            <w:sz w:val="16"/>
                            <w:szCs w:val="16"/>
                          </w:rPr>
                          <w:t xml:space="preserve">and </w:t>
                        </w:r>
                        <w:r w:rsidR="00296122">
                          <w:rPr>
                            <w:rFonts w:ascii="Segoe UI" w:eastAsiaTheme="minorEastAsia" w:hAnsi="Segoe UI" w:cs="Segoe UI"/>
                            <w:b/>
                            <w:bCs/>
                            <w:sz w:val="16"/>
                            <w:szCs w:val="16"/>
                          </w:rPr>
                          <w:t>probability</w:t>
                        </w:r>
                        <w:r w:rsidR="00531B7C">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5%</m:t>
                          </m:r>
                        </m:oMath>
                        <w:r w:rsidR="00296122">
                          <w:rPr>
                            <w:rFonts w:ascii="Segoe UI" w:eastAsiaTheme="minorEastAsia" w:hAnsi="Segoe UI" w:cs="Segoe UI"/>
                            <w:b/>
                            <w:bCs/>
                            <w:sz w:val="16"/>
                            <w:szCs w:val="16"/>
                          </w:rPr>
                          <w:t>.</w:t>
                        </w:r>
                        <w:r w:rsidR="00DC37DF">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508.6879 , Average time: 21.3719</m:t>
                            </m:r>
                          </m:oMath>
                        </m:oMathPara>
                      </w:p>
                      <w:p w14:paraId="49F6BBF3" w14:textId="562303EB" w:rsidR="00296122" w:rsidRDefault="00296122" w:rsidP="00296122">
                        <w:pPr>
                          <w:rPr>
                            <w:rFonts w:ascii="Segoe UI" w:eastAsiaTheme="minorEastAsia" w:hAnsi="Segoe UI" w:cs="Segoe UI" w:hint="cs"/>
                            <w:b/>
                            <w:bCs/>
                            <w:sz w:val="16"/>
                            <w:szCs w:val="16"/>
                            <w:rtl/>
                          </w:rPr>
                        </w:pPr>
                      </w:p>
                      <w:p w14:paraId="3BCFF379" w14:textId="3B47BBA7" w:rsidR="009F6FCF" w:rsidRPr="009F6FCF" w:rsidRDefault="009F6FCF" w:rsidP="00296122">
                        <w:pPr>
                          <w:rPr>
                            <w:rFonts w:ascii="Cambria Math" w:hAnsi="Cambria Math" w:cs="Segoe UI"/>
                            <w:sz w:val="16"/>
                            <w:szCs w:val="16"/>
                            <w:oMath/>
                          </w:rPr>
                        </w:pPr>
                        <w:r>
                          <w:rPr>
                            <w:rFonts w:ascii="Segoe UI" w:eastAsiaTheme="minorEastAsia" w:hAnsi="Segoe UI" w:cs="Segoe UI"/>
                            <w:b/>
                            <w:bCs/>
                            <w:sz w:val="16"/>
                            <w:szCs w:val="16"/>
                            <w:rtl/>
                          </w:rPr>
                          <w:br/>
                        </w:r>
                      </w:p>
                      <w:p w14:paraId="1D7FC29B" w14:textId="50B2C2F2" w:rsidR="001A3EF4" w:rsidRPr="00C37C64" w:rsidRDefault="001A3EF4" w:rsidP="00FD13D3">
                        <w:pPr>
                          <w:bidi/>
                          <w:rPr>
                            <w:rFonts w:ascii="Segoe UI" w:hAnsi="Segoe UI" w:cs="Segoe UI"/>
                            <w:b/>
                            <w:bCs/>
                            <w:sz w:val="16"/>
                            <w:szCs w:val="16"/>
                            <w:rt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 o:spid="_x0000_s1028" type="#_x0000_t75" style="position:absolute;left:4642;top:-448;width:33800;height:2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">
                  <v:imagedata r:id="rId11" o:title="" croptop="6586f" cropbottom="2072f" cropleft="4432f" cropright="5571f"/>
                </v:shape>
                <w10:wrap type="square" anchorx="page"/>
              </v:group>
            </w:pict>
          </mc:Fallback>
        </mc:AlternateContent>
      </w:r>
      <w:r w:rsidR="00DC37DF">
        <w:rPr>
          <w:rFonts w:ascii="Segoe UI" w:hAnsi="Segoe UI" w:cs="Segoe UI"/>
          <w:noProof/>
          <w:rtl/>
          <w:lang w:val="he-IL"/>
        </w:rPr>
        <mc:AlternateContent>
          <mc:Choice Requires="wpg">
            <w:drawing>
              <wp:anchor distT="0" distB="0" distL="114300" distR="114300" simplePos="0" relativeHeight="251658242" behindDoc="0" locked="0" layoutInCell="1" allowOverlap="1" wp14:anchorId="4B8B9BB1" wp14:editId="34E13436">
                <wp:simplePos x="0" y="0"/>
                <wp:positionH relativeFrom="column">
                  <wp:posOffset>-795655</wp:posOffset>
                </wp:positionH>
                <wp:positionV relativeFrom="paragraph">
                  <wp:posOffset>288925</wp:posOffset>
                </wp:positionV>
                <wp:extent cx="3510915" cy="3394710"/>
                <wp:effectExtent l="0" t="0" r="0" b="0"/>
                <wp:wrapSquare wrapText="bothSides"/>
                <wp:docPr id="592164506" name="Group 74"/>
                <wp:cNvGraphicFramePr/>
                <a:graphic xmlns:a="http://schemas.openxmlformats.org/drawingml/2006/main">
                  <a:graphicData uri="http://schemas.microsoft.com/office/word/2010/wordprocessingGroup">
                    <wpg:wgp>
                      <wpg:cNvGrpSpPr/>
                      <wpg:grpSpPr>
                        <a:xfrm>
                          <a:off x="0" y="0"/>
                          <a:ext cx="3510915" cy="3394710"/>
                          <a:chOff x="46111" y="-22437"/>
                          <a:chExt cx="3512248" cy="3396995"/>
                        </a:xfrm>
                      </wpg:grpSpPr>
                      <wps:wsp>
                        <wps:cNvPr id="1316986074" name="Text Box 2"/>
                        <wps:cNvSpPr txBox="1">
                          <a:spLocks noChangeArrowheads="1"/>
                        </wps:cNvSpPr>
                        <wps:spPr bwMode="auto">
                          <a:xfrm>
                            <a:off x="158292" y="2804551"/>
                            <a:ext cx="3370275" cy="570007"/>
                          </a:xfrm>
                          <a:prstGeom prst="rect">
                            <a:avLst/>
                          </a:prstGeom>
                          <a:noFill/>
                          <a:ln w="9525">
                            <a:noFill/>
                            <a:miter lim="800000"/>
                            <a:headEnd/>
                            <a:tailEnd/>
                          </a:ln>
                        </wps:spPr>
                        <wps:txbx>
                          <w:txbxContent>
                            <w:p w14:paraId="63F9C897" w14:textId="49899767" w:rsidR="00DC37DF" w:rsidRPr="00DC37DF" w:rsidRDefault="00DC37DF" w:rsidP="00DC37DF">
                              <w:pPr>
                                <w:rPr>
                                  <w:rFonts w:ascii="Cambria Math" w:hAnsi="Cambria Math" w:cs="Segoe UI"/>
                                  <w:sz w:val="16"/>
                                  <w:szCs w:val="16"/>
                                  <w:oMath/>
                                </w:rPr>
                              </w:pPr>
                              <w:r w:rsidRPr="00731952">
                                <w:rPr>
                                  <w:rFonts w:ascii="Segoe UI" w:hAnsi="Segoe UI" w:cs="Segoe UI"/>
                                  <w:b/>
                                  <w:bCs/>
                                  <w:sz w:val="16"/>
                                  <w:szCs w:val="16"/>
                                </w:rPr>
                                <w:t>Picture number</w:t>
                              </w:r>
                              <w:r w:rsidRPr="00731952">
                                <w:rPr>
                                  <w:rFonts w:ascii="Segoe UI" w:hAnsi="Segoe UI" w:cs="Segoe UI"/>
                                  <w:b/>
                                  <w:bCs/>
                                  <w:sz w:val="16"/>
                                  <w:szCs w:val="16"/>
                                  <w:rtl/>
                                </w:rPr>
                                <w:t xml:space="preserve"> </w:t>
                              </w:r>
                              <w:r w:rsidR="0018632B">
                                <w:rPr>
                                  <w:rFonts w:ascii="Segoe UI" w:hAnsi="Segoe UI" w:cs="Segoe UI" w:hint="cs"/>
                                  <w:b/>
                                  <w:bCs/>
                                  <w:sz w:val="16"/>
                                  <w:szCs w:val="16"/>
                                  <w:rtl/>
                                </w:rPr>
                                <w:t xml:space="preserve">: </w:t>
                              </w:r>
                              <w:r w:rsidRPr="00731952">
                                <w:rPr>
                                  <w:rFonts w:ascii="Segoe UI" w:hAnsi="Segoe UI" w:cs="Segoe UI"/>
                                  <w:b/>
                                  <w:bCs/>
                                  <w:sz w:val="16"/>
                                  <w:szCs w:val="16"/>
                                  <w:rtl/>
                                </w:rPr>
                                <w:t>(</w:t>
                              </w:r>
                              <w:r>
                                <w:rPr>
                                  <w:rFonts w:ascii="Segoe UI" w:hAnsi="Segoe UI" w:cs="Segoe UI" w:hint="cs"/>
                                  <w:b/>
                                  <w:bCs/>
                                  <w:sz w:val="16"/>
                                  <w:szCs w:val="16"/>
                                  <w:rtl/>
                                </w:rPr>
                                <w:t>2</w:t>
                              </w:r>
                              <w:r w:rsidRPr="00731952">
                                <w:rPr>
                                  <w:rFonts w:ascii="Segoe UI" w:hAnsi="Segoe UI" w:cs="Segoe UI"/>
                                  <w:b/>
                                  <w:bCs/>
                                  <w:sz w:val="16"/>
                                  <w:szCs w:val="16"/>
                                  <w:rtl/>
                                </w:rPr>
                                <w:t xml:space="preserve">) </w:t>
                              </w:r>
                              <w:r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A44DEB">
                                <w:rPr>
                                  <w:rFonts w:ascii="Segoe UI" w:hAnsi="Segoe UI" w:cs="Segoe UI"/>
                                  <w:b/>
                                  <w:bCs/>
                                  <w:sz w:val="16"/>
                                  <w:szCs w:val="16"/>
                                </w:rPr>
                                <w:t xml:space="preserve"> on map number 2</w:t>
                              </w:r>
                              <w:r>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Pr>
                                  <w:rFonts w:ascii="Segoe UI" w:eastAsiaTheme="minorEastAsia" w:hAnsi="Segoe UI" w:cs="Segoe UI"/>
                                  <w:b/>
                                  <w:bCs/>
                                  <w:sz w:val="16"/>
                                  <w:szCs w:val="16"/>
                                </w:rPr>
                                <w:t xml:space="preserve"> 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Pr>
                                  <w:rFonts w:ascii="Segoe UI" w:eastAsiaTheme="minorEastAsia" w:hAnsi="Segoe UI" w:cs="Segoe UI"/>
                                  <w:b/>
                                  <w:bCs/>
                                  <w:sz w:val="16"/>
                                  <w:szCs w:val="16"/>
                                </w:rPr>
                                <w:t>.</w:t>
                              </w:r>
                              <w:r>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path:527.4607, Average time: 37.6288</m:t>
                                  </m:r>
                                </m:oMath>
                              </m:oMathPara>
                            </w:p>
                            <w:p w14:paraId="30C149A3" w14:textId="00912732" w:rsidR="00DC37DF" w:rsidRDefault="00DC37DF" w:rsidP="00DC37DF">
                              <w:pPr>
                                <w:rPr>
                                  <w:rFonts w:ascii="Segoe UI" w:eastAsiaTheme="minorEastAsia" w:hAnsi="Segoe UI" w:cs="Segoe UI" w:hint="cs"/>
                                  <w:b/>
                                  <w:bCs/>
                                  <w:sz w:val="16"/>
                                  <w:szCs w:val="16"/>
                                  <w:rtl/>
                                </w:rPr>
                              </w:pPr>
                            </w:p>
                            <w:p w14:paraId="460EBBB5" w14:textId="77777777" w:rsidR="00A407B7" w:rsidRPr="00C37C64" w:rsidRDefault="00A407B7" w:rsidP="00A407B7">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665870440" name="Picture 73"/>
                          <pic:cNvPicPr>
                            <a:picLocks noChangeAspect="1"/>
                          </pic:cNvPicPr>
                        </pic:nvPicPr>
                        <pic:blipFill rotWithShape="1">
                          <a:blip r:embed="rId12">
                            <a:extLst>
                              <a:ext uri="{28A0092B-C50C-407E-A947-70E740481C1C}">
                                <a14:useLocalDpi xmlns:a14="http://schemas.microsoft.com/office/drawing/2010/main" val="0"/>
                              </a:ext>
                            </a:extLst>
                          </a:blip>
                          <a:srcRect l="5969" t="8992" r="7843" b="2508"/>
                          <a:stretch/>
                        </pic:blipFill>
                        <pic:spPr bwMode="auto">
                          <a:xfrm>
                            <a:off x="46111" y="-22437"/>
                            <a:ext cx="3512248" cy="275250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B8B9BB1" id="Group 74" o:spid="_x0000_s1029" style="position:absolute;left:0;text-align:left;margin-left:-62.65pt;margin-top:22.75pt;width:276.45pt;height:267.3pt;z-index:251658242;mso-width-relative:margin;mso-height-relative:margin" coordorigin="461,-224" coordsize="35122,33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">
                <v:shape id="_x0000_s1030" type="#_x0000_t202" style="position:absolute;left:1582;top:28045;width:33703;height: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" filled="f" stroked="f">
                  <v:textbox>
                    <w:txbxContent>
                      <w:p w14:paraId="63F9C897" w14:textId="49899767" w:rsidR="00DC37DF" w:rsidRPr="00DC37DF" w:rsidRDefault="00DC37DF" w:rsidP="00DC37DF">
                        <w:pPr>
                          <w:rPr>
                            <w:rFonts w:ascii="Cambria Math" w:hAnsi="Cambria Math" w:cs="Segoe UI"/>
                            <w:sz w:val="16"/>
                            <w:szCs w:val="16"/>
                            <w:oMath/>
                          </w:rPr>
                        </w:pPr>
                        <w:r w:rsidRPr="00731952">
                          <w:rPr>
                            <w:rFonts w:ascii="Segoe UI" w:hAnsi="Segoe UI" w:cs="Segoe UI"/>
                            <w:b/>
                            <w:bCs/>
                            <w:sz w:val="16"/>
                            <w:szCs w:val="16"/>
                          </w:rPr>
                          <w:t>Picture number</w:t>
                        </w:r>
                        <w:r w:rsidRPr="00731952">
                          <w:rPr>
                            <w:rFonts w:ascii="Segoe UI" w:hAnsi="Segoe UI" w:cs="Segoe UI"/>
                            <w:b/>
                            <w:bCs/>
                            <w:sz w:val="16"/>
                            <w:szCs w:val="16"/>
                            <w:rtl/>
                          </w:rPr>
                          <w:t xml:space="preserve"> </w:t>
                        </w:r>
                        <w:r w:rsidR="0018632B">
                          <w:rPr>
                            <w:rFonts w:ascii="Segoe UI" w:hAnsi="Segoe UI" w:cs="Segoe UI" w:hint="cs"/>
                            <w:b/>
                            <w:bCs/>
                            <w:sz w:val="16"/>
                            <w:szCs w:val="16"/>
                            <w:rtl/>
                          </w:rPr>
                          <w:t xml:space="preserve">: </w:t>
                        </w:r>
                        <w:r w:rsidRPr="00731952">
                          <w:rPr>
                            <w:rFonts w:ascii="Segoe UI" w:hAnsi="Segoe UI" w:cs="Segoe UI"/>
                            <w:b/>
                            <w:bCs/>
                            <w:sz w:val="16"/>
                            <w:szCs w:val="16"/>
                            <w:rtl/>
                          </w:rPr>
                          <w:t>(</w:t>
                        </w:r>
                        <w:r>
                          <w:rPr>
                            <w:rFonts w:ascii="Segoe UI" w:hAnsi="Segoe UI" w:cs="Segoe UI" w:hint="cs"/>
                            <w:b/>
                            <w:bCs/>
                            <w:sz w:val="16"/>
                            <w:szCs w:val="16"/>
                            <w:rtl/>
                          </w:rPr>
                          <w:t>2</w:t>
                        </w:r>
                        <w:r w:rsidRPr="00731952">
                          <w:rPr>
                            <w:rFonts w:ascii="Segoe UI" w:hAnsi="Segoe UI" w:cs="Segoe UI"/>
                            <w:b/>
                            <w:bCs/>
                            <w:sz w:val="16"/>
                            <w:szCs w:val="16"/>
                            <w:rtl/>
                          </w:rPr>
                          <w:t xml:space="preserve">) </w:t>
                        </w:r>
                        <w:r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A44DEB">
                          <w:rPr>
                            <w:rFonts w:ascii="Segoe UI" w:hAnsi="Segoe UI" w:cs="Segoe UI"/>
                            <w:b/>
                            <w:bCs/>
                            <w:sz w:val="16"/>
                            <w:szCs w:val="16"/>
                          </w:rPr>
                          <w:t xml:space="preserve"> on map number 2</w:t>
                        </w:r>
                        <w:r>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Pr>
                            <w:rFonts w:ascii="Segoe UI" w:eastAsiaTheme="minorEastAsia" w:hAnsi="Segoe UI" w:cs="Segoe UI"/>
                            <w:b/>
                            <w:bCs/>
                            <w:sz w:val="16"/>
                            <w:szCs w:val="16"/>
                          </w:rPr>
                          <w:t xml:space="preserve"> 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Pr>
                            <w:rFonts w:ascii="Segoe UI" w:eastAsiaTheme="minorEastAsia" w:hAnsi="Segoe UI" w:cs="Segoe UI"/>
                            <w:b/>
                            <w:bCs/>
                            <w:sz w:val="16"/>
                            <w:szCs w:val="16"/>
                          </w:rPr>
                          <w:t>.</w:t>
                        </w:r>
                        <w:r>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path:527.4607, Average time: 37.6288</m:t>
                            </m:r>
                          </m:oMath>
                        </m:oMathPara>
                      </w:p>
                      <w:p w14:paraId="30C149A3" w14:textId="00912732" w:rsidR="00DC37DF" w:rsidRDefault="00DC37DF" w:rsidP="00DC37DF">
                        <w:pPr>
                          <w:rPr>
                            <w:rFonts w:ascii="Segoe UI" w:eastAsiaTheme="minorEastAsia" w:hAnsi="Segoe UI" w:cs="Segoe UI" w:hint="cs"/>
                            <w:b/>
                            <w:bCs/>
                            <w:sz w:val="16"/>
                            <w:szCs w:val="16"/>
                            <w:rtl/>
                          </w:rPr>
                        </w:pPr>
                      </w:p>
                      <w:p w14:paraId="460EBBB5" w14:textId="77777777" w:rsidR="00A407B7" w:rsidRPr="00C37C64" w:rsidRDefault="00A407B7" w:rsidP="00A407B7">
                        <w:pPr>
                          <w:bidi/>
                          <w:rPr>
                            <w:rFonts w:ascii="Segoe UI" w:hAnsi="Segoe UI" w:cs="Segoe UI"/>
                            <w:b/>
                            <w:bCs/>
                            <w:sz w:val="16"/>
                            <w:szCs w:val="16"/>
                            <w:rtl/>
                          </w:rPr>
                        </w:pPr>
                      </w:p>
                    </w:txbxContent>
                  </v:textbox>
                </v:shape>
                <v:shape id="Picture 73" o:spid="_x0000_s1031" type="#_x0000_t75" style="position:absolute;left:461;top:-224;width:35122;height:2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">
                  <v:imagedata r:id="rId13" o:title="" croptop="5893f" cropbottom="1644f" cropleft="3912f" cropright="5140f"/>
                </v:shape>
                <w10:wrap type="square"/>
              </v:group>
            </w:pict>
          </mc:Fallback>
        </mc:AlternateContent>
      </w:r>
      <w:r w:rsidR="001173D4">
        <w:rPr>
          <w:rFonts w:ascii="Segoe UI" w:hAnsi="Segoe UI" w:cs="Segoe UI"/>
          <w:noProof/>
          <w:rtl/>
          <w:lang w:val="he-IL"/>
        </w:rPr>
        <mc:AlternateContent>
          <mc:Choice Requires="wpg">
            <w:drawing>
              <wp:anchor distT="0" distB="0" distL="114300" distR="114300" simplePos="0" relativeHeight="251658244" behindDoc="0" locked="0" layoutInCell="1" allowOverlap="1" wp14:anchorId="5FD0CB55" wp14:editId="439FC761">
                <wp:simplePos x="0" y="0"/>
                <wp:positionH relativeFrom="column">
                  <wp:posOffset>3013710</wp:posOffset>
                </wp:positionH>
                <wp:positionV relativeFrom="paragraph">
                  <wp:posOffset>3623945</wp:posOffset>
                </wp:positionV>
                <wp:extent cx="3630295" cy="3860800"/>
                <wp:effectExtent l="0" t="0" r="8255" b="6350"/>
                <wp:wrapNone/>
                <wp:docPr id="1455783516" name="Group 76"/>
                <wp:cNvGraphicFramePr/>
                <a:graphic xmlns:a="http://schemas.openxmlformats.org/drawingml/2006/main">
                  <a:graphicData uri="http://schemas.microsoft.com/office/word/2010/wordprocessingGroup">
                    <wpg:wgp>
                      <wpg:cNvGrpSpPr/>
                      <wpg:grpSpPr>
                        <a:xfrm>
                          <a:off x="0" y="0"/>
                          <a:ext cx="3630295" cy="3860800"/>
                          <a:chOff x="131673" y="7324"/>
                          <a:chExt cx="3630999" cy="3862992"/>
                        </a:xfrm>
                      </wpg:grpSpPr>
                      <pic:pic xmlns:pic="http://schemas.openxmlformats.org/drawingml/2006/picture">
                        <pic:nvPicPr>
                          <pic:cNvPr id="2146452306" name="Picture 75"/>
                          <pic:cNvPicPr>
                            <a:picLocks noChangeAspect="1"/>
                          </pic:cNvPicPr>
                        </pic:nvPicPr>
                        <pic:blipFill>
                          <a:blip r:embed="rId14">
                            <a:extLst>
                              <a:ext uri="{28A0092B-C50C-407E-A947-70E740481C1C}">
                                <a14:useLocalDpi xmlns:a14="http://schemas.microsoft.com/office/drawing/2010/main" val="0"/>
                              </a:ext>
                            </a:extLst>
                          </a:blip>
                          <a:srcRect t="283" b="283"/>
                          <a:stretch/>
                        </pic:blipFill>
                        <pic:spPr bwMode="auto">
                          <a:xfrm>
                            <a:off x="188705" y="7324"/>
                            <a:ext cx="3573967" cy="2666324"/>
                          </a:xfrm>
                          <a:prstGeom prst="rect">
                            <a:avLst/>
                          </a:prstGeom>
                          <a:noFill/>
                          <a:ln>
                            <a:noFill/>
                          </a:ln>
                          <a:extLst>
                            <a:ext uri="{53640926-AAD7-44D8-BBD7-CCE9431645EC}">
                              <a14:shadowObscured xmlns:a14="http://schemas.microsoft.com/office/drawing/2010/main"/>
                            </a:ext>
                          </a:extLst>
                        </pic:spPr>
                      </pic:pic>
                      <wps:wsp>
                        <wps:cNvPr id="698130172" name="Text Box 2"/>
                        <wps:cNvSpPr txBox="1">
                          <a:spLocks noChangeArrowheads="1"/>
                        </wps:cNvSpPr>
                        <wps:spPr bwMode="auto">
                          <a:xfrm>
                            <a:off x="131673" y="2691994"/>
                            <a:ext cx="3370275" cy="1178322"/>
                          </a:xfrm>
                          <a:prstGeom prst="rect">
                            <a:avLst/>
                          </a:prstGeom>
                          <a:noFill/>
                          <a:ln w="9525">
                            <a:noFill/>
                            <a:miter lim="800000"/>
                            <a:headEnd/>
                            <a:tailEnd/>
                          </a:ln>
                        </wps:spPr>
                        <wps:txbx>
                          <w:txbxContent>
                            <w:p w14:paraId="652695AE" w14:textId="56C143B2" w:rsidR="005B5515" w:rsidRPr="00212C8D" w:rsidRDefault="0004652B" w:rsidP="00212C8D">
                              <w:pPr>
                                <w:rPr>
                                  <w:rFonts w:ascii="Cambria Math" w:hAnsi="Cambria Math" w:cs="Segoe UI"/>
                                  <w:sz w:val="16"/>
                                  <w:szCs w:val="16"/>
                                  <w:oMath/>
                                </w:rPr>
                              </w:pPr>
                              <w:r w:rsidRPr="0004652B">
                                <w:rPr>
                                  <w:rFonts w:ascii="Segoe UI" w:hAnsi="Segoe UI" w:cs="Segoe UI"/>
                                  <w:b/>
                                  <w:bCs/>
                                  <w:sz w:val="16"/>
                                  <w:szCs w:val="16"/>
                                </w:rPr>
                                <w:t>Picture number (</w:t>
                              </w:r>
                              <w:r w:rsidR="007D4F5A">
                                <w:rPr>
                                  <w:rFonts w:ascii="Segoe UI" w:hAnsi="Segoe UI" w:cs="Segoe UI"/>
                                  <w:b/>
                                  <w:bCs/>
                                  <w:sz w:val="16"/>
                                  <w:szCs w:val="16"/>
                                </w:rPr>
                                <w:t>4</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r>
                                  <m:rPr>
                                    <m:sty m:val="bi"/>
                                  </m:rPr>
                                  <w:rPr>
                                    <w:rFonts w:ascii="Cambria Math" w:hAnsi="Cambria Math" w:cs="Segoe UI"/>
                                    <w:sz w:val="16"/>
                                    <w:szCs w:val="16"/>
                                  </w:rPr>
                                  <m:t xml:space="preserve"> </m:t>
                                </m:r>
                              </m:oMath>
                              <w:r w:rsidRPr="0004652B">
                                <w:rPr>
                                  <w:rFonts w:ascii="Segoe UI" w:hAnsi="Segoe UI" w:cs="Segoe UI"/>
                                  <w:b/>
                                  <w:bCs/>
                                  <w:sz w:val="16"/>
                                  <w:szCs w:val="16"/>
                                </w:rPr>
                                <w:t>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m:oMath>
                                <m:r>
                                  <m:rPr>
                                    <m:sty m:val="bi"/>
                                  </m:rPr>
                                  <w:rPr>
                                    <w:rFonts w:ascii="Cambria Math" w:eastAsiaTheme="minorEastAsia" w:hAnsi="Cambria Math" w:cs="Segoe UI"/>
                                    <w:sz w:val="16"/>
                                    <w:szCs w:val="16"/>
                                  </w:rPr>
                                  <m:t xml:space="preserve"> </m:t>
                                </m:r>
                                <m:r>
                                  <m:rPr>
                                    <m:sty m:val="bi"/>
                                  </m:rPr>
                                  <w:rPr>
                                    <w:rFonts w:ascii="Cambria Math" w:eastAsiaTheme="minorEastAsia" w:hAnsi="Cambria Math" w:cs="Segoe UI"/>
                                    <w:sz w:val="16"/>
                                    <w:szCs w:val="16"/>
                                  </w:rPr>
                                  <m:t>40</m:t>
                                </m:r>
                                <m:r>
                                  <m:rPr>
                                    <m:sty m:val="bi"/>
                                  </m:rPr>
                                  <w:rPr>
                                    <w:rFonts w:ascii="Cambria Math" w:eastAsiaTheme="minorEastAsia" w:hAnsi="Cambria Math" w:cs="Segoe UI"/>
                                    <w:sz w:val="16"/>
                                    <w:szCs w:val="16"/>
                                  </w:rPr>
                                  <m:t xml:space="preserve">%  </m:t>
                                </m:r>
                              </m:oMath>
                              <w:r w:rsidR="00C23BCA">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505.1577, Average time: 9.6544</m:t>
                                  </m:r>
                                </m:oMath>
                              </m:oMathPara>
                            </w:p>
                            <w:p w14:paraId="144910E6" w14:textId="77777777" w:rsidR="00C23BCA" w:rsidRPr="00C37C64" w:rsidRDefault="00C23BCA" w:rsidP="00C23BCA">
                              <w:pPr>
                                <w:bidi/>
                                <w:rPr>
                                  <w:rFonts w:ascii="Segoe UI" w:hAnsi="Segoe UI" w:cs="Segoe UI"/>
                                  <w:b/>
                                  <w:bCs/>
                                  <w:sz w:val="16"/>
                                  <w:szCs w:val="16"/>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D0CB55" id="Group 76" o:spid="_x0000_s1032" style="position:absolute;left:0;text-align:left;margin-left:237.3pt;margin-top:285.35pt;width:285.85pt;height:304pt;z-index:251658244;mso-width-relative:margin;mso-height-relative:margin" coordorigin="1316,73" coordsize="36309,38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">
                <v:shape id="Picture 75" o:spid="_x0000_s1033" type="#_x0000_t75" style="position:absolute;left:1887;top:73;width:35739;height:26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">
                  <v:imagedata r:id="rId15" o:title="" croptop="185f" cropbottom="185f"/>
                </v:shape>
                <v:shape id="_x0000_s1034" type="#_x0000_t202" style="position:absolute;left:1316;top:26919;width:33703;height:1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" filled="f" stroked="f">
                  <v:textbox>
                    <w:txbxContent>
                      <w:p w14:paraId="652695AE" w14:textId="56C143B2" w:rsidR="005B5515" w:rsidRPr="00212C8D" w:rsidRDefault="0004652B" w:rsidP="00212C8D">
                        <w:pPr>
                          <w:rPr>
                            <w:rFonts w:ascii="Cambria Math" w:hAnsi="Cambria Math" w:cs="Segoe UI"/>
                            <w:sz w:val="16"/>
                            <w:szCs w:val="16"/>
                            <w:oMath/>
                          </w:rPr>
                        </w:pPr>
                        <w:r w:rsidRPr="0004652B">
                          <w:rPr>
                            <w:rFonts w:ascii="Segoe UI" w:hAnsi="Segoe UI" w:cs="Segoe UI"/>
                            <w:b/>
                            <w:bCs/>
                            <w:sz w:val="16"/>
                            <w:szCs w:val="16"/>
                          </w:rPr>
                          <w:t>Picture number (</w:t>
                        </w:r>
                        <w:r w:rsidR="007D4F5A">
                          <w:rPr>
                            <w:rFonts w:ascii="Segoe UI" w:hAnsi="Segoe UI" w:cs="Segoe UI"/>
                            <w:b/>
                            <w:bCs/>
                            <w:sz w:val="16"/>
                            <w:szCs w:val="16"/>
                          </w:rPr>
                          <w:t>4</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r>
                            <m:rPr>
                              <m:sty m:val="bi"/>
                            </m:rPr>
                            <w:rPr>
                              <w:rFonts w:ascii="Cambria Math" w:hAnsi="Cambria Math" w:cs="Segoe UI"/>
                              <w:sz w:val="16"/>
                              <w:szCs w:val="16"/>
                            </w:rPr>
                            <m:t xml:space="preserve"> </m:t>
                          </m:r>
                        </m:oMath>
                        <w:r w:rsidRPr="0004652B">
                          <w:rPr>
                            <w:rFonts w:ascii="Segoe UI" w:hAnsi="Segoe UI" w:cs="Segoe UI"/>
                            <w:b/>
                            <w:bCs/>
                            <w:sz w:val="16"/>
                            <w:szCs w:val="16"/>
                          </w:rPr>
                          <w:t>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m:oMath>
                          <m:r>
                            <m:rPr>
                              <m:sty m:val="bi"/>
                            </m:rPr>
                            <w:rPr>
                              <w:rFonts w:ascii="Cambria Math" w:eastAsiaTheme="minorEastAsia" w:hAnsi="Cambria Math" w:cs="Segoe UI"/>
                              <w:sz w:val="16"/>
                              <w:szCs w:val="16"/>
                            </w:rPr>
                            <m:t xml:space="preserve"> </m:t>
                          </m:r>
                          <m:r>
                            <m:rPr>
                              <m:sty m:val="bi"/>
                            </m:rPr>
                            <w:rPr>
                              <w:rFonts w:ascii="Cambria Math" w:eastAsiaTheme="minorEastAsia" w:hAnsi="Cambria Math" w:cs="Segoe UI"/>
                              <w:sz w:val="16"/>
                              <w:szCs w:val="16"/>
                            </w:rPr>
                            <m:t>40</m:t>
                          </m:r>
                          <m:r>
                            <m:rPr>
                              <m:sty m:val="bi"/>
                            </m:rPr>
                            <w:rPr>
                              <w:rFonts w:ascii="Cambria Math" w:eastAsiaTheme="minorEastAsia" w:hAnsi="Cambria Math" w:cs="Segoe UI"/>
                              <w:sz w:val="16"/>
                              <w:szCs w:val="16"/>
                            </w:rPr>
                            <m:t xml:space="preserve">%  </m:t>
                          </m:r>
                        </m:oMath>
                        <w:r w:rsidR="00C23BCA">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505.1577, Average time: 9.6544</m:t>
                            </m:r>
                          </m:oMath>
                        </m:oMathPara>
                      </w:p>
                      <w:p w14:paraId="144910E6" w14:textId="77777777" w:rsidR="00C23BCA" w:rsidRPr="00C37C64" w:rsidRDefault="00C23BCA" w:rsidP="00C23BCA">
                        <w:pPr>
                          <w:bidi/>
                          <w:rPr>
                            <w:rFonts w:ascii="Segoe UI" w:hAnsi="Segoe UI" w:cs="Segoe UI"/>
                            <w:b/>
                            <w:bCs/>
                            <w:sz w:val="16"/>
                            <w:szCs w:val="16"/>
                            <w:rtl/>
                          </w:rPr>
                        </w:pPr>
                      </w:p>
                    </w:txbxContent>
                  </v:textbox>
                </v:shape>
              </v:group>
            </w:pict>
          </mc:Fallback>
        </mc:AlternateContent>
      </w:r>
      <w:r w:rsidR="001173D4">
        <w:rPr>
          <w:rFonts w:ascii="Segoe UI" w:hAnsi="Segoe UI" w:cs="Segoe UI"/>
          <w:noProof/>
          <w:rtl/>
          <w:lang w:val="he-IL"/>
        </w:rPr>
        <mc:AlternateContent>
          <mc:Choice Requires="wpg">
            <w:drawing>
              <wp:anchor distT="0" distB="0" distL="114300" distR="114300" simplePos="0" relativeHeight="251658245" behindDoc="0" locked="0" layoutInCell="1" allowOverlap="1" wp14:anchorId="521AC32D" wp14:editId="63B0AB61">
                <wp:simplePos x="0" y="0"/>
                <wp:positionH relativeFrom="column">
                  <wp:posOffset>-672465</wp:posOffset>
                </wp:positionH>
                <wp:positionV relativeFrom="paragraph">
                  <wp:posOffset>3693424</wp:posOffset>
                </wp:positionV>
                <wp:extent cx="3469005" cy="3677285"/>
                <wp:effectExtent l="0" t="0" r="0" b="0"/>
                <wp:wrapNone/>
                <wp:docPr id="2118923056" name="Group 78"/>
                <wp:cNvGraphicFramePr/>
                <a:graphic xmlns:a="http://schemas.openxmlformats.org/drawingml/2006/main">
                  <a:graphicData uri="http://schemas.microsoft.com/office/word/2010/wordprocessingGroup">
                    <wpg:wgp>
                      <wpg:cNvGrpSpPr/>
                      <wpg:grpSpPr>
                        <a:xfrm>
                          <a:off x="0" y="0"/>
                          <a:ext cx="3469005" cy="3677285"/>
                          <a:chOff x="99664" y="122730"/>
                          <a:chExt cx="3470539" cy="3678009"/>
                        </a:xfrm>
                      </wpg:grpSpPr>
                      <pic:pic xmlns:pic="http://schemas.openxmlformats.org/drawingml/2006/picture">
                        <pic:nvPicPr>
                          <pic:cNvPr id="583025049" name="Picture 77"/>
                          <pic:cNvPicPr>
                            <a:picLocks noChangeAspect="1"/>
                          </pic:cNvPicPr>
                        </pic:nvPicPr>
                        <pic:blipFill>
                          <a:blip r:embed="rId16">
                            <a:extLst>
                              <a:ext uri="{28A0092B-C50C-407E-A947-70E740481C1C}">
                                <a14:useLocalDpi xmlns:a14="http://schemas.microsoft.com/office/drawing/2010/main" val="0"/>
                              </a:ext>
                            </a:extLst>
                          </a:blip>
                          <a:srcRect t="245" b="245"/>
                          <a:stretch/>
                        </pic:blipFill>
                        <pic:spPr bwMode="auto">
                          <a:xfrm>
                            <a:off x="99664" y="122730"/>
                            <a:ext cx="3387344" cy="2527423"/>
                          </a:xfrm>
                          <a:prstGeom prst="rect">
                            <a:avLst/>
                          </a:prstGeom>
                          <a:noFill/>
                          <a:ln>
                            <a:noFill/>
                          </a:ln>
                          <a:extLst>
                            <a:ext uri="{53640926-AAD7-44D8-BBD7-CCE9431645EC}">
                              <a14:shadowObscured xmlns:a14="http://schemas.microsoft.com/office/drawing/2010/main"/>
                            </a:ext>
                          </a:extLst>
                        </pic:spPr>
                      </pic:pic>
                      <wps:wsp>
                        <wps:cNvPr id="1196373364" name="Text Box 2"/>
                        <wps:cNvSpPr txBox="1">
                          <a:spLocks noChangeArrowheads="1"/>
                        </wps:cNvSpPr>
                        <wps:spPr bwMode="auto">
                          <a:xfrm>
                            <a:off x="199928" y="2622608"/>
                            <a:ext cx="3370275" cy="1178131"/>
                          </a:xfrm>
                          <a:prstGeom prst="rect">
                            <a:avLst/>
                          </a:prstGeom>
                          <a:noFill/>
                          <a:ln w="9525">
                            <a:noFill/>
                            <a:miter lim="800000"/>
                            <a:headEnd/>
                            <a:tailEnd/>
                          </a:ln>
                        </wps:spPr>
                        <wps:txbx>
                          <w:txbxContent>
                            <w:p w14:paraId="580A80F7" w14:textId="6CDE2297" w:rsidR="00071B5F" w:rsidRPr="0004652B" w:rsidRDefault="0004652B" w:rsidP="0004652B">
                              <w:pPr>
                                <w:rPr>
                                  <w:rFonts w:ascii="Cambria Math" w:hAnsi="Cambria Math" w:cs="Segoe UI"/>
                                  <w:sz w:val="16"/>
                                  <w:szCs w:val="16"/>
                                  <w:oMath/>
                                </w:rPr>
                              </w:pPr>
                              <w:r w:rsidRPr="0004652B">
                                <w:rPr>
                                  <w:rFonts w:ascii="Segoe UI" w:hAnsi="Segoe UI" w:cs="Segoe UI"/>
                                  <w:b/>
                                  <w:bCs/>
                                  <w:sz w:val="16"/>
                                  <w:szCs w:val="16"/>
                                </w:rPr>
                                <w:t xml:space="preserve">Picture number (3): </w:t>
                              </w:r>
                              <w:r>
                                <w:rPr>
                                  <w:rFonts w:ascii="Segoe UI" w:hAnsi="Segoe UI" w:cs="Segoe UI"/>
                                  <w:b/>
                                  <w:bCs/>
                                  <w:sz w:val="16"/>
                                  <w:szCs w:val="16"/>
                                </w:rPr>
                                <w:t xml:space="preserve"> </w:t>
                              </w:r>
                              <w:r w:rsidRPr="0004652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sidR="00F25E7B">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512.49209, Average time: 8.1595</m:t>
                                  </m:r>
                                </m:oMath>
                              </m:oMathPara>
                            </w:p>
                            <w:p w14:paraId="26026357" w14:textId="77777777" w:rsidR="00F25E7B" w:rsidRPr="00C37C64" w:rsidRDefault="00F25E7B" w:rsidP="00F25E7B">
                              <w:pPr>
                                <w:bidi/>
                                <w:rPr>
                                  <w:rFonts w:ascii="Segoe UI" w:hAnsi="Segoe UI" w:cs="Segoe UI"/>
                                  <w:b/>
                                  <w:bCs/>
                                  <w:sz w:val="16"/>
                                  <w:szCs w:val="16"/>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1AC32D" id="Group 78" o:spid="_x0000_s1035" style="position:absolute;left:0;text-align:left;margin-left:-52.95pt;margin-top:290.8pt;width:273.15pt;height:289.55pt;z-index:251658245;mso-width-relative:margin;mso-height-relative:margin" coordorigin="996,1227" coordsize="34705,36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">
                <v:shape id="Picture 77" o:spid="_x0000_s1036" type="#_x0000_t75" style="position:absolute;left:996;top:1227;width:33874;height:25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">
                  <v:imagedata r:id="rId17" o:title="" croptop="161f" cropbottom="161f"/>
                </v:shape>
                <v:shape id="_x0000_s1037" type="#_x0000_t202" style="position:absolute;left:1999;top:26226;width:33703;height:1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" filled="f" stroked="f">
                  <v:textbox>
                    <w:txbxContent>
                      <w:p w14:paraId="580A80F7" w14:textId="6CDE2297" w:rsidR="00071B5F" w:rsidRPr="0004652B" w:rsidRDefault="0004652B" w:rsidP="0004652B">
                        <w:pPr>
                          <w:rPr>
                            <w:rFonts w:ascii="Cambria Math" w:hAnsi="Cambria Math" w:cs="Segoe UI"/>
                            <w:sz w:val="16"/>
                            <w:szCs w:val="16"/>
                            <w:oMath/>
                          </w:rPr>
                        </w:pPr>
                        <w:r w:rsidRPr="0004652B">
                          <w:rPr>
                            <w:rFonts w:ascii="Segoe UI" w:hAnsi="Segoe UI" w:cs="Segoe UI"/>
                            <w:b/>
                            <w:bCs/>
                            <w:sz w:val="16"/>
                            <w:szCs w:val="16"/>
                          </w:rPr>
                          <w:t xml:space="preserve">Picture number (3): </w:t>
                        </w:r>
                        <w:r>
                          <w:rPr>
                            <w:rFonts w:ascii="Segoe UI" w:hAnsi="Segoe UI" w:cs="Segoe UI"/>
                            <w:b/>
                            <w:bCs/>
                            <w:sz w:val="16"/>
                            <w:szCs w:val="16"/>
                          </w:rPr>
                          <w:t xml:space="preserve"> </w:t>
                        </w:r>
                        <w:r w:rsidRPr="0004652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sidR="00F25E7B">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512.49209, Average time: 8.1595</m:t>
                            </m:r>
                          </m:oMath>
                        </m:oMathPara>
                      </w:p>
                      <w:p w14:paraId="26026357" w14:textId="77777777" w:rsidR="00F25E7B" w:rsidRPr="00C37C64" w:rsidRDefault="00F25E7B" w:rsidP="00F25E7B">
                        <w:pPr>
                          <w:bidi/>
                          <w:rPr>
                            <w:rFonts w:ascii="Segoe UI" w:hAnsi="Segoe UI" w:cs="Segoe UI"/>
                            <w:b/>
                            <w:bCs/>
                            <w:sz w:val="16"/>
                            <w:szCs w:val="16"/>
                            <w:rtl/>
                          </w:rPr>
                        </w:pPr>
                      </w:p>
                    </w:txbxContent>
                  </v:textbox>
                </v:shape>
              </v:group>
            </w:pict>
          </mc:Fallback>
        </mc:AlternateContent>
      </w:r>
    </w:p>
    <w:p w14:paraId="6FC56AEE" w14:textId="12CFFA71" w:rsidR="00BD75BB" w:rsidRPr="00A177E7" w:rsidRDefault="004D5853" w:rsidP="00A177E7">
      <w:pPr>
        <w:bidi/>
        <w:spacing w:line="278" w:lineRule="auto"/>
        <w:ind w:left="360"/>
        <w:rPr>
          <w:rFonts w:ascii="Segoe UI" w:hAnsi="Segoe UI" w:cs="Segoe UI"/>
          <w:rtl/>
        </w:rPr>
      </w:pPr>
      <w:r w:rsidRPr="00A177E7">
        <w:rPr>
          <w:rFonts w:ascii="Segoe UI" w:hAnsi="Segoe UI" w:cs="Segoe UI"/>
          <w:rtl/>
        </w:rPr>
        <w:br/>
      </w:r>
      <w:r w:rsidRPr="00A177E7">
        <w:rPr>
          <w:rFonts w:ascii="Segoe UI" w:hAnsi="Segoe UI" w:cs="Segoe UI"/>
          <w:rtl/>
        </w:rPr>
        <w:br/>
      </w:r>
      <w:r w:rsidRPr="00A177E7">
        <w:rPr>
          <w:rFonts w:ascii="Segoe UI" w:hAnsi="Segoe UI" w:cs="Segoe UI"/>
          <w:rtl/>
        </w:rPr>
        <w:br/>
      </w:r>
    </w:p>
    <w:p w14:paraId="3DA1C915" w14:textId="4A2FA9C3" w:rsidR="004D5853" w:rsidRPr="00D107B8" w:rsidRDefault="004D5853">
      <w:pPr>
        <w:spacing w:line="278" w:lineRule="auto"/>
        <w:rPr>
          <w:rFonts w:ascii="Segoe UI" w:hAnsi="Segoe UI" w:cs="Segoe UI"/>
          <w:rtl/>
        </w:rPr>
      </w:pPr>
      <w:r w:rsidRPr="00D107B8">
        <w:rPr>
          <w:rFonts w:ascii="Segoe UI" w:hAnsi="Segoe UI" w:cs="Segoe UI"/>
          <w:rtl/>
        </w:rPr>
        <w:br w:type="page"/>
      </w:r>
    </w:p>
    <w:p w14:paraId="63F8DCCC" w14:textId="0E9722BB" w:rsidR="0026770A" w:rsidRDefault="001F7022" w:rsidP="0026770A">
      <w:pPr>
        <w:bidi/>
        <w:spacing w:line="278" w:lineRule="auto"/>
        <w:rPr>
          <w:rFonts w:ascii="Segoe UI" w:hAnsi="Segoe UI" w:cs="Segoe UI"/>
          <w:b/>
          <w:bCs/>
          <w:u w:val="single"/>
          <w:rtl/>
        </w:rPr>
      </w:pPr>
      <w:r>
        <w:rPr>
          <w:rFonts w:ascii="Segoe UI" w:hAnsi="Segoe UI" w:cs="Segoe UI"/>
          <w:b/>
          <w:bCs/>
          <w:noProof/>
          <w:u w:val="single"/>
          <w:rtl/>
          <w:lang w:val="he-IL"/>
        </w:rPr>
        <mc:AlternateContent>
          <mc:Choice Requires="wpg">
            <w:drawing>
              <wp:anchor distT="0" distB="0" distL="114300" distR="114300" simplePos="0" relativeHeight="251658246" behindDoc="0" locked="0" layoutInCell="1" allowOverlap="1" wp14:anchorId="6F83FFA0" wp14:editId="48556D8C">
                <wp:simplePos x="0" y="0"/>
                <wp:positionH relativeFrom="page">
                  <wp:posOffset>3814549</wp:posOffset>
                </wp:positionH>
                <wp:positionV relativeFrom="paragraph">
                  <wp:posOffset>-423081</wp:posOffset>
                </wp:positionV>
                <wp:extent cx="3917283" cy="3316405"/>
                <wp:effectExtent l="0" t="0" r="0" b="0"/>
                <wp:wrapNone/>
                <wp:docPr id="355162083" name="Group 82"/>
                <wp:cNvGraphicFramePr/>
                <a:graphic xmlns:a="http://schemas.openxmlformats.org/drawingml/2006/main">
                  <a:graphicData uri="http://schemas.microsoft.com/office/word/2010/wordprocessingGroup">
                    <wpg:wgp>
                      <wpg:cNvGrpSpPr/>
                      <wpg:grpSpPr>
                        <a:xfrm>
                          <a:off x="0" y="0"/>
                          <a:ext cx="3917283" cy="3316405"/>
                          <a:chOff x="1265927" y="287280"/>
                          <a:chExt cx="3918418" cy="3317207"/>
                        </a:xfrm>
                      </wpg:grpSpPr>
                      <wps:wsp>
                        <wps:cNvPr id="1765086364" name="Text Box 2"/>
                        <wps:cNvSpPr txBox="1">
                          <a:spLocks noChangeArrowheads="1"/>
                        </wps:cNvSpPr>
                        <wps:spPr bwMode="auto">
                          <a:xfrm>
                            <a:off x="1265927" y="3074034"/>
                            <a:ext cx="3918418" cy="530453"/>
                          </a:xfrm>
                          <a:prstGeom prst="rect">
                            <a:avLst/>
                          </a:prstGeom>
                          <a:noFill/>
                          <a:ln w="9525">
                            <a:noFill/>
                            <a:miter lim="800000"/>
                            <a:headEnd/>
                            <a:tailEnd/>
                          </a:ln>
                        </wps:spPr>
                        <wps:txbx>
                          <w:txbxContent>
                            <w:p w14:paraId="46BC232D" w14:textId="240AF0C5" w:rsidR="00842729" w:rsidRPr="001F7022" w:rsidRDefault="00A55B99" w:rsidP="00A55B99">
                              <w:pPr>
                                <w:rPr>
                                  <w:rFonts w:ascii="Cambria Math" w:hAnsi="Cambria Math" w:cs="Segoe UI"/>
                                  <w:sz w:val="16"/>
                                  <w:szCs w:val="16"/>
                                  <w:oMath/>
                                </w:rPr>
                              </w:pPr>
                              <w:r w:rsidRPr="0004652B">
                                <w:rPr>
                                  <w:rFonts w:ascii="Segoe UI" w:hAnsi="Segoe UI" w:cs="Segoe UI"/>
                                  <w:b/>
                                  <w:bCs/>
                                  <w:sz w:val="16"/>
                                  <w:szCs w:val="16"/>
                                </w:rPr>
                                <w:t>Picture number (</w:t>
                              </w:r>
                              <w:r>
                                <w:rPr>
                                  <w:rFonts w:ascii="Segoe UI" w:hAnsi="Segoe UI" w:cs="Segoe UI"/>
                                  <w:b/>
                                  <w:bCs/>
                                  <w:sz w:val="16"/>
                                  <w:szCs w:val="16"/>
                                </w:rPr>
                                <w:t>5</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w:t>
                              </w:r>
                              <w:r w:rsidR="001F7022">
                                <w:rPr>
                                  <w:rFonts w:ascii="Segoe UI" w:eastAsiaTheme="minorEastAsia" w:hAnsi="Segoe UI" w:cs="Segoe UI"/>
                                  <w:b/>
                                  <w:bCs/>
                                  <w:sz w:val="16"/>
                                  <w:szCs w:val="16"/>
                                </w:rPr>
                                <w:t xml:space="preserve"> probability </w:t>
                              </w:r>
                              <m:oMath>
                                <m:r>
                                  <m:rPr>
                                    <m:sty m:val="bi"/>
                                  </m:rPr>
                                  <w:rPr>
                                    <w:rFonts w:ascii="Cambria Math" w:eastAsiaTheme="minorEastAsia" w:hAnsi="Cambria Math" w:cs="Segoe UI"/>
                                    <w:sz w:val="16"/>
                                    <w:szCs w:val="16"/>
                                  </w:rPr>
                                  <m:t xml:space="preserve">5% </m:t>
                                </m:r>
                                <m:r>
                                  <m:rPr>
                                    <m:sty m:val="bi"/>
                                  </m:rPr>
                                  <w:rPr>
                                    <w:rFonts w:ascii="Cambria Math" w:eastAsiaTheme="minorEastAsia"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522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6156</m:t>
                                  </m:r>
                                  <m:r>
                                    <m:rPr>
                                      <m:sty m:val="bi"/>
                                    </m:rPr>
                                    <w:rPr>
                                      <w:rFonts w:ascii="Cambria Math" w:hAnsi="Cambria Math" w:cs="Segoe UI"/>
                                      <w:sz w:val="16"/>
                                      <w:szCs w:val="16"/>
                                    </w:rPr>
                                    <m:t xml:space="preserve">, Average time: </m:t>
                                  </m:r>
                                  <m:r>
                                    <m:rPr>
                                      <m:sty m:val="bi"/>
                                    </m:rPr>
                                    <w:rPr>
                                      <w:rFonts w:ascii="Cambria Math" w:hAnsi="Cambria Math" w:cs="Cambria Math" w:hint="cs"/>
                                      <w:sz w:val="16"/>
                                      <w:szCs w:val="16"/>
                                      <w:rtl/>
                                    </w:rPr>
                                    <m:t>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3280</m:t>
                                  </m:r>
                                </m:oMath>
                              </m:oMathPara>
                            </w:p>
                            <w:p w14:paraId="3A9E5C86" w14:textId="77777777" w:rsidR="00842729" w:rsidRPr="00C37C64" w:rsidRDefault="00842729" w:rsidP="00842729">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1772525027" name="Picture 81"/>
                          <pic:cNvPicPr>
                            <a:picLocks noChangeAspect="1"/>
                          </pic:cNvPicPr>
                        </pic:nvPicPr>
                        <pic:blipFill rotWithShape="1">
                          <a:blip r:embed="rId18">
                            <a:extLst>
                              <a:ext uri="{28A0092B-C50C-407E-A947-70E740481C1C}">
                                <a14:useLocalDpi xmlns:a14="http://schemas.microsoft.com/office/drawing/2010/main" val="0"/>
                              </a:ext>
                            </a:extLst>
                          </a:blip>
                          <a:srcRect l="6923" t="9877" r="8675" b="3314"/>
                          <a:stretch/>
                        </pic:blipFill>
                        <pic:spPr bwMode="auto">
                          <a:xfrm>
                            <a:off x="1279955" y="287280"/>
                            <a:ext cx="3612495" cy="2786964"/>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F83FFA0" id="Group 82" o:spid="_x0000_s1038" style="position:absolute;left:0;text-align:left;margin-left:300.35pt;margin-top:-33.3pt;width:308.45pt;height:261.15pt;z-index:251658246;mso-position-horizontal-relative:page;mso-width-relative:margin;mso-height-relative:margin" coordorigin="12659,2872" coordsize="39184,33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">
                <v:shape id="_x0000_s1039" type="#_x0000_t202" style="position:absolute;left:12659;top:30740;width:39184;height:5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" filled="f" stroked="f">
                  <v:textbox>
                    <w:txbxContent>
                      <w:p w14:paraId="46BC232D" w14:textId="240AF0C5" w:rsidR="00842729" w:rsidRPr="001F7022" w:rsidRDefault="00A55B99" w:rsidP="00A55B99">
                        <w:pPr>
                          <w:rPr>
                            <w:rFonts w:ascii="Cambria Math" w:hAnsi="Cambria Math" w:cs="Segoe UI"/>
                            <w:sz w:val="16"/>
                            <w:szCs w:val="16"/>
                            <w:oMath/>
                          </w:rPr>
                        </w:pPr>
                        <w:r w:rsidRPr="0004652B">
                          <w:rPr>
                            <w:rFonts w:ascii="Segoe UI" w:hAnsi="Segoe UI" w:cs="Segoe UI"/>
                            <w:b/>
                            <w:bCs/>
                            <w:sz w:val="16"/>
                            <w:szCs w:val="16"/>
                          </w:rPr>
                          <w:t>Picture number (</w:t>
                        </w:r>
                        <w:r>
                          <w:rPr>
                            <w:rFonts w:ascii="Segoe UI" w:hAnsi="Segoe UI" w:cs="Segoe UI"/>
                            <w:b/>
                            <w:bCs/>
                            <w:sz w:val="16"/>
                            <w:szCs w:val="16"/>
                          </w:rPr>
                          <w:t>5</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w:t>
                        </w:r>
                        <w:r w:rsidR="001F7022">
                          <w:rPr>
                            <w:rFonts w:ascii="Segoe UI" w:eastAsiaTheme="minorEastAsia" w:hAnsi="Segoe UI" w:cs="Segoe UI"/>
                            <w:b/>
                            <w:bCs/>
                            <w:sz w:val="16"/>
                            <w:szCs w:val="16"/>
                          </w:rPr>
                          <w:t xml:space="preserve"> probability </w:t>
                        </w:r>
                        <m:oMath>
                          <m:r>
                            <m:rPr>
                              <m:sty m:val="bi"/>
                            </m:rPr>
                            <w:rPr>
                              <w:rFonts w:ascii="Cambria Math" w:eastAsiaTheme="minorEastAsia" w:hAnsi="Cambria Math" w:cs="Segoe UI"/>
                              <w:sz w:val="16"/>
                              <w:szCs w:val="16"/>
                            </w:rPr>
                            <m:t xml:space="preserve">5% </m:t>
                          </m:r>
                          <m:r>
                            <m:rPr>
                              <m:sty m:val="bi"/>
                            </m:rPr>
                            <w:rPr>
                              <w:rFonts w:ascii="Cambria Math" w:eastAsiaTheme="minorEastAsia"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522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6156</m:t>
                            </m:r>
                            <m:r>
                              <m:rPr>
                                <m:sty m:val="bi"/>
                              </m:rPr>
                              <w:rPr>
                                <w:rFonts w:ascii="Cambria Math" w:hAnsi="Cambria Math" w:cs="Segoe UI"/>
                                <w:sz w:val="16"/>
                                <w:szCs w:val="16"/>
                              </w:rPr>
                              <m:t xml:space="preserve">, Average time: </m:t>
                            </m:r>
                            <m:r>
                              <m:rPr>
                                <m:sty m:val="bi"/>
                              </m:rPr>
                              <w:rPr>
                                <w:rFonts w:ascii="Cambria Math" w:hAnsi="Cambria Math" w:cs="Cambria Math" w:hint="cs"/>
                                <w:sz w:val="16"/>
                                <w:szCs w:val="16"/>
                                <w:rtl/>
                              </w:rPr>
                              <m:t>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3280</m:t>
                            </m:r>
                          </m:oMath>
                        </m:oMathPara>
                      </w:p>
                      <w:p w14:paraId="3A9E5C86" w14:textId="77777777" w:rsidR="00842729" w:rsidRPr="00C37C64" w:rsidRDefault="00842729" w:rsidP="00842729">
                        <w:pPr>
                          <w:bidi/>
                          <w:rPr>
                            <w:rFonts w:ascii="Segoe UI" w:hAnsi="Segoe UI" w:cs="Segoe UI"/>
                            <w:b/>
                            <w:bCs/>
                            <w:sz w:val="16"/>
                            <w:szCs w:val="16"/>
                            <w:rtl/>
                          </w:rPr>
                        </w:pPr>
                      </w:p>
                    </w:txbxContent>
                  </v:textbox>
                </v:shape>
                <v:shape id="Picture 81" o:spid="_x0000_s1040" type="#_x0000_t75" style="position:absolute;left:12799;top:2872;width:36125;height:27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">
                  <v:imagedata r:id="rId19" o:title="" croptop="6473f" cropbottom="2172f" cropleft="4537f" cropright="5685f"/>
                </v:shape>
                <w10:wrap anchorx="page"/>
              </v:group>
            </w:pict>
          </mc:Fallback>
        </mc:AlternateContent>
      </w:r>
      <w:r w:rsidR="00A55B99">
        <w:rPr>
          <w:rFonts w:ascii="Segoe UI" w:hAnsi="Segoe UI" w:cs="Segoe UI"/>
          <w:b/>
          <w:bCs/>
          <w:noProof/>
          <w:u w:val="single"/>
          <w:rtl/>
          <w:lang w:val="he-IL"/>
        </w:rPr>
        <mc:AlternateContent>
          <mc:Choice Requires="wpg">
            <w:drawing>
              <wp:anchor distT="0" distB="0" distL="114300" distR="114300" simplePos="0" relativeHeight="251658248" behindDoc="0" locked="0" layoutInCell="1" allowOverlap="1" wp14:anchorId="26159504" wp14:editId="571C137C">
                <wp:simplePos x="0" y="0"/>
                <wp:positionH relativeFrom="page">
                  <wp:posOffset>6350</wp:posOffset>
                </wp:positionH>
                <wp:positionV relativeFrom="paragraph">
                  <wp:posOffset>-450850</wp:posOffset>
                </wp:positionV>
                <wp:extent cx="3677285" cy="3548380"/>
                <wp:effectExtent l="0" t="0" r="0" b="0"/>
                <wp:wrapNone/>
                <wp:docPr id="2129324254" name="Group 85"/>
                <wp:cNvGraphicFramePr/>
                <a:graphic xmlns:a="http://schemas.openxmlformats.org/drawingml/2006/main">
                  <a:graphicData uri="http://schemas.microsoft.com/office/word/2010/wordprocessingGroup">
                    <wpg:wgp>
                      <wpg:cNvGrpSpPr/>
                      <wpg:grpSpPr>
                        <a:xfrm>
                          <a:off x="0" y="0"/>
                          <a:ext cx="3677285" cy="3548380"/>
                          <a:chOff x="-74718" y="-305619"/>
                          <a:chExt cx="3531138" cy="3458356"/>
                        </a:xfrm>
                      </wpg:grpSpPr>
                      <wps:wsp>
                        <wps:cNvPr id="465799051" name="Text Box 2"/>
                        <wps:cNvSpPr txBox="1">
                          <a:spLocks noChangeArrowheads="1"/>
                        </wps:cNvSpPr>
                        <wps:spPr bwMode="auto">
                          <a:xfrm>
                            <a:off x="22228" y="2521853"/>
                            <a:ext cx="3369961" cy="630884"/>
                          </a:xfrm>
                          <a:prstGeom prst="rect">
                            <a:avLst/>
                          </a:prstGeom>
                          <a:noFill/>
                          <a:ln w="9525">
                            <a:noFill/>
                            <a:miter lim="800000"/>
                            <a:headEnd/>
                            <a:tailEnd/>
                          </a:ln>
                        </wps:spPr>
                        <wps:txbx>
                          <w:txbxContent>
                            <w:p w14:paraId="1A55F1B7" w14:textId="15AA2208" w:rsidR="00DF2746" w:rsidRPr="00A55B99" w:rsidRDefault="00653BF7" w:rsidP="00A55B99">
                              <w:pPr>
                                <w:rPr>
                                  <w:rFonts w:ascii="Cambria Math" w:hAnsi="Cambria Math" w:cs="Segoe UI"/>
                                  <w:sz w:val="16"/>
                                  <w:szCs w:val="16"/>
                                  <w:oMath/>
                                </w:rPr>
                              </w:pPr>
                              <w:r w:rsidRPr="0004652B">
                                <w:rPr>
                                  <w:rFonts w:ascii="Segoe UI" w:hAnsi="Segoe UI" w:cs="Segoe UI"/>
                                  <w:b/>
                                  <w:bCs/>
                                  <w:sz w:val="16"/>
                                  <w:szCs w:val="16"/>
                                </w:rPr>
                                <w:t>Picture number (</w:t>
                              </w:r>
                              <w:r>
                                <w:rPr>
                                  <w:rFonts w:ascii="Segoe UI" w:hAnsi="Segoe UI" w:cs="Segoe UI"/>
                                  <w:b/>
                                  <w:bCs/>
                                  <w:sz w:val="16"/>
                                  <w:szCs w:val="16"/>
                                </w:rPr>
                                <w:t>5</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55B99">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m:t>
                                </m:r>
                                <m:r>
                                  <m:rPr>
                                    <m:sty m:val="bi"/>
                                  </m:rPr>
                                  <w:rPr>
                                    <w:rFonts w:ascii="Cambria Math" w:eastAsiaTheme="minorEastAsia" w:hAnsi="Cambria Math" w:cs="Segoe UI"/>
                                    <w:sz w:val="16"/>
                                    <w:szCs w:val="16"/>
                                  </w:rPr>
                                  <m:t>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40</m:t>
                                </m:r>
                                <m:r>
                                  <m:rPr>
                                    <m:sty m:val="bi"/>
                                  </m:rPr>
                                  <w:rPr>
                                    <w:rFonts w:ascii="Cambria Math" w:eastAsiaTheme="minorEastAsia" w:hAnsi="Cambria Math" w:cs="Segoe UI"/>
                                    <w:sz w:val="16"/>
                                    <w:szCs w:val="16"/>
                                  </w:rPr>
                                  <m:t xml:space="preserve">%  </m:t>
                                </m:r>
                              </m:oMath>
                              <w:r w:rsidR="00DF2746">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 xml:space="preserve">Average cost of path: </m:t>
                                  </m:r>
                                  <m:r>
                                    <m:rPr>
                                      <m:sty m:val="b"/>
                                    </m:rPr>
                                    <w:rPr>
                                      <w:rFonts w:ascii="Cambria Math" w:hAnsi="Cambria Math" w:cs="Cambria Math" w:hint="cs"/>
                                      <w:sz w:val="16"/>
                                      <w:szCs w:val="16"/>
                                      <w:rtl/>
                                    </w:rPr>
                                    <m:t>511</m:t>
                                  </m:r>
                                  <m:r>
                                    <m:rPr>
                                      <m:sty m:val="b"/>
                                    </m:rPr>
                                    <w:rPr>
                                      <w:rFonts w:ascii="Cambria Math" w:hAnsi="Cambria Math" w:cs="Times New Roman"/>
                                      <w:sz w:val="16"/>
                                      <w:szCs w:val="16"/>
                                      <w:rtl/>
                                    </w:rPr>
                                    <m:t>.</m:t>
                                  </m:r>
                                  <m:r>
                                    <m:rPr>
                                      <m:sty m:val="b"/>
                                    </m:rPr>
                                    <w:rPr>
                                      <w:rFonts w:ascii="Cambria Math" w:hAnsi="Cambria Math" w:cs="Cambria Math" w:hint="cs"/>
                                      <w:sz w:val="16"/>
                                      <w:szCs w:val="16"/>
                                      <w:rtl/>
                                    </w:rPr>
                                    <m:t>8251</m:t>
                                  </m:r>
                                  <m:r>
                                    <m:rPr>
                                      <m:sty m:val="bi"/>
                                    </m:rPr>
                                    <w:rPr>
                                      <w:rFonts w:ascii="Cambria Math" w:hAnsi="Cambria Math" w:cs="Segoe UI"/>
                                      <w:sz w:val="16"/>
                                      <w:szCs w:val="16"/>
                                    </w:rPr>
                                    <m:t>, Average time: 4.5443</m:t>
                                  </m:r>
                                </m:oMath>
                              </m:oMathPara>
                            </w:p>
                            <w:p w14:paraId="6E26B379" w14:textId="77777777" w:rsidR="00DF2746" w:rsidRPr="00C37C64" w:rsidRDefault="00DF2746" w:rsidP="00DF2746">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379221404" name="Picture 84"/>
                          <pic:cNvPicPr>
                            <a:picLocks noChangeAspect="1"/>
                          </pic:cNvPicPr>
                        </pic:nvPicPr>
                        <pic:blipFill rotWithShape="1">
                          <a:blip r:embed="rId20">
                            <a:extLst>
                              <a:ext uri="{28A0092B-C50C-407E-A947-70E740481C1C}">
                                <a14:useLocalDpi xmlns:a14="http://schemas.microsoft.com/office/drawing/2010/main" val="0"/>
                              </a:ext>
                            </a:extLst>
                          </a:blip>
                          <a:srcRect l="6246" t="8410" r="7722" b="3076"/>
                          <a:stretch/>
                        </pic:blipFill>
                        <pic:spPr bwMode="auto">
                          <a:xfrm>
                            <a:off x="-74718" y="-305619"/>
                            <a:ext cx="3531138" cy="2765643"/>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6159504" id="Group 85" o:spid="_x0000_s1041" style="position:absolute;left:0;text-align:left;margin-left:.5pt;margin-top:-35.5pt;width:289.55pt;height:279.4pt;z-index:251658248;mso-position-horizontal-relative:page;mso-width-relative:margin;mso-height-relative:margin" coordorigin="-747,-3056" coordsize="35311,34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">
                <v:shape id="_x0000_s1042" type="#_x0000_t202" style="position:absolute;left:222;top:25218;width:33699;height:6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" filled="f" stroked="f">
                  <v:textbox>
                    <w:txbxContent>
                      <w:p w14:paraId="1A55F1B7" w14:textId="15AA2208" w:rsidR="00DF2746" w:rsidRPr="00A55B99" w:rsidRDefault="00653BF7" w:rsidP="00A55B99">
                        <w:pPr>
                          <w:rPr>
                            <w:rFonts w:ascii="Cambria Math" w:hAnsi="Cambria Math" w:cs="Segoe UI"/>
                            <w:sz w:val="16"/>
                            <w:szCs w:val="16"/>
                            <w:oMath/>
                          </w:rPr>
                        </w:pPr>
                        <w:r w:rsidRPr="0004652B">
                          <w:rPr>
                            <w:rFonts w:ascii="Segoe UI" w:hAnsi="Segoe UI" w:cs="Segoe UI"/>
                            <w:b/>
                            <w:bCs/>
                            <w:sz w:val="16"/>
                            <w:szCs w:val="16"/>
                          </w:rPr>
                          <w:t>Picture number (</w:t>
                        </w:r>
                        <w:r>
                          <w:rPr>
                            <w:rFonts w:ascii="Segoe UI" w:hAnsi="Segoe UI" w:cs="Segoe UI"/>
                            <w:b/>
                            <w:bCs/>
                            <w:sz w:val="16"/>
                            <w:szCs w:val="16"/>
                          </w:rPr>
                          <w:t>5</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55B99">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m:t>
                          </m:r>
                          <m:r>
                            <m:rPr>
                              <m:sty m:val="bi"/>
                            </m:rPr>
                            <w:rPr>
                              <w:rFonts w:ascii="Cambria Math" w:eastAsiaTheme="minorEastAsia" w:hAnsi="Cambria Math" w:cs="Segoe UI"/>
                              <w:sz w:val="16"/>
                              <w:szCs w:val="16"/>
                            </w:rPr>
                            <m:t>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40</m:t>
                          </m:r>
                          <m:r>
                            <m:rPr>
                              <m:sty m:val="bi"/>
                            </m:rPr>
                            <w:rPr>
                              <w:rFonts w:ascii="Cambria Math" w:eastAsiaTheme="minorEastAsia" w:hAnsi="Cambria Math" w:cs="Segoe UI"/>
                              <w:sz w:val="16"/>
                              <w:szCs w:val="16"/>
                            </w:rPr>
                            <m:t xml:space="preserve">%  </m:t>
                          </m:r>
                        </m:oMath>
                        <w:r w:rsidR="00DF2746">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 xml:space="preserve">Average cost of path: </m:t>
                            </m:r>
                            <m:r>
                              <m:rPr>
                                <m:sty m:val="b"/>
                              </m:rPr>
                              <w:rPr>
                                <w:rFonts w:ascii="Cambria Math" w:hAnsi="Cambria Math" w:cs="Cambria Math" w:hint="cs"/>
                                <w:sz w:val="16"/>
                                <w:szCs w:val="16"/>
                                <w:rtl/>
                              </w:rPr>
                              <m:t>511</m:t>
                            </m:r>
                            <m:r>
                              <m:rPr>
                                <m:sty m:val="b"/>
                              </m:rPr>
                              <w:rPr>
                                <w:rFonts w:ascii="Cambria Math" w:hAnsi="Cambria Math" w:cs="Times New Roman"/>
                                <w:sz w:val="16"/>
                                <w:szCs w:val="16"/>
                                <w:rtl/>
                              </w:rPr>
                              <m:t>.</m:t>
                            </m:r>
                            <m:r>
                              <m:rPr>
                                <m:sty m:val="b"/>
                              </m:rPr>
                              <w:rPr>
                                <w:rFonts w:ascii="Cambria Math" w:hAnsi="Cambria Math" w:cs="Cambria Math" w:hint="cs"/>
                                <w:sz w:val="16"/>
                                <w:szCs w:val="16"/>
                                <w:rtl/>
                              </w:rPr>
                              <m:t>8251</m:t>
                            </m:r>
                            <m:r>
                              <m:rPr>
                                <m:sty m:val="bi"/>
                              </m:rPr>
                              <w:rPr>
                                <w:rFonts w:ascii="Cambria Math" w:hAnsi="Cambria Math" w:cs="Segoe UI"/>
                                <w:sz w:val="16"/>
                                <w:szCs w:val="16"/>
                              </w:rPr>
                              <m:t>, Average time: 4.5443</m:t>
                            </m:r>
                          </m:oMath>
                        </m:oMathPara>
                      </w:p>
                      <w:p w14:paraId="6E26B379" w14:textId="77777777" w:rsidR="00DF2746" w:rsidRPr="00C37C64" w:rsidRDefault="00DF2746" w:rsidP="00DF2746">
                        <w:pPr>
                          <w:bidi/>
                          <w:rPr>
                            <w:rFonts w:ascii="Segoe UI" w:hAnsi="Segoe UI" w:cs="Segoe UI"/>
                            <w:b/>
                            <w:bCs/>
                            <w:sz w:val="16"/>
                            <w:szCs w:val="16"/>
                            <w:rtl/>
                          </w:rPr>
                        </w:pPr>
                      </w:p>
                    </w:txbxContent>
                  </v:textbox>
                </v:shape>
                <v:shape id="Picture 84" o:spid="_x0000_s1043" type="#_x0000_t75" style="position:absolute;left:-747;top:-3056;width:35311;height:27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">
                  <v:imagedata r:id="rId21" o:title="" croptop="5512f" cropbottom="2016f" cropleft="4093f" cropright="5061f"/>
                </v:shape>
                <w10:wrap anchorx="page"/>
              </v:group>
            </w:pict>
          </mc:Fallback>
        </mc:AlternateContent>
      </w:r>
    </w:p>
    <w:p w14:paraId="505F5206" w14:textId="77777777" w:rsidR="004310C6" w:rsidRDefault="004310C6" w:rsidP="004310C6">
      <w:pPr>
        <w:spacing w:line="278" w:lineRule="auto"/>
        <w:rPr>
          <w:rFonts w:ascii="Segoe UI" w:hAnsi="Segoe UI" w:cs="Segoe UI"/>
        </w:rPr>
      </w:pPr>
    </w:p>
    <w:p w14:paraId="23270565" w14:textId="77777777" w:rsidR="004310C6" w:rsidRDefault="004310C6" w:rsidP="004310C6">
      <w:pPr>
        <w:spacing w:line="278" w:lineRule="auto"/>
        <w:rPr>
          <w:rFonts w:ascii="Segoe UI" w:hAnsi="Segoe UI" w:cs="Segoe UI"/>
        </w:rPr>
      </w:pPr>
    </w:p>
    <w:p w14:paraId="3AE5DBAC" w14:textId="77777777" w:rsidR="004310C6" w:rsidRDefault="004310C6" w:rsidP="004310C6">
      <w:pPr>
        <w:spacing w:line="278" w:lineRule="auto"/>
        <w:rPr>
          <w:rFonts w:ascii="Segoe UI" w:hAnsi="Segoe UI" w:cs="Segoe UI"/>
        </w:rPr>
      </w:pPr>
    </w:p>
    <w:p w14:paraId="074634A4" w14:textId="77777777" w:rsidR="004310C6" w:rsidRDefault="004310C6" w:rsidP="004310C6">
      <w:pPr>
        <w:spacing w:line="278" w:lineRule="auto"/>
        <w:rPr>
          <w:rFonts w:ascii="Segoe UI" w:hAnsi="Segoe UI" w:cs="Segoe UI"/>
        </w:rPr>
      </w:pPr>
    </w:p>
    <w:p w14:paraId="5907EE57" w14:textId="77777777" w:rsidR="004310C6" w:rsidRDefault="004310C6" w:rsidP="004310C6">
      <w:pPr>
        <w:spacing w:line="278" w:lineRule="auto"/>
        <w:rPr>
          <w:rFonts w:ascii="Segoe UI" w:hAnsi="Segoe UI" w:cs="Segoe UI"/>
        </w:rPr>
      </w:pPr>
    </w:p>
    <w:p w14:paraId="20636DDD" w14:textId="77777777" w:rsidR="004310C6" w:rsidRDefault="004310C6" w:rsidP="004310C6">
      <w:pPr>
        <w:spacing w:line="278" w:lineRule="auto"/>
        <w:rPr>
          <w:rFonts w:ascii="Segoe UI" w:hAnsi="Segoe UI" w:cs="Segoe UI"/>
        </w:rPr>
      </w:pPr>
    </w:p>
    <w:p w14:paraId="715B8121" w14:textId="77777777" w:rsidR="004310C6" w:rsidRDefault="004310C6" w:rsidP="004310C6">
      <w:pPr>
        <w:spacing w:line="278" w:lineRule="auto"/>
        <w:rPr>
          <w:rFonts w:ascii="Segoe UI" w:hAnsi="Segoe UI" w:cs="Segoe UI"/>
        </w:rPr>
      </w:pPr>
    </w:p>
    <w:p w14:paraId="65EE3B53" w14:textId="77777777" w:rsidR="004310C6" w:rsidRDefault="004310C6" w:rsidP="004310C6">
      <w:pPr>
        <w:spacing w:line="278" w:lineRule="auto"/>
        <w:rPr>
          <w:rFonts w:ascii="Segoe UI" w:hAnsi="Segoe UI" w:cs="Segoe UI"/>
        </w:rPr>
      </w:pPr>
    </w:p>
    <w:p w14:paraId="252B69D4" w14:textId="77777777" w:rsidR="00D41C07" w:rsidRDefault="00D41C07" w:rsidP="004310C6">
      <w:pPr>
        <w:bidi/>
        <w:spacing w:line="278" w:lineRule="auto"/>
        <w:rPr>
          <w:rFonts w:ascii="Segoe UI" w:hAnsi="Segoe UI" w:cs="Segoe UI"/>
          <w:rtl/>
        </w:rPr>
      </w:pPr>
    </w:p>
    <w:p w14:paraId="405888C5" w14:textId="073FF3A4" w:rsidR="00D16FBD" w:rsidRPr="006016A4" w:rsidRDefault="0026770A" w:rsidP="004310C6">
      <w:pPr>
        <w:bidi/>
        <w:spacing w:line="278" w:lineRule="auto"/>
        <w:rPr>
          <w:rFonts w:ascii="Segoe UI" w:hAnsi="Segoe UI" w:cs="Segoe UI"/>
          <w:i/>
          <w:rtl/>
        </w:rPr>
      </w:pPr>
      <w:r>
        <w:rPr>
          <w:rFonts w:ascii="Segoe UI" w:hAnsi="Segoe UI" w:cs="Segoe UI" w:hint="cs"/>
          <w:rtl/>
        </w:rPr>
        <w:t xml:space="preserve">נסכם את התוצאות בטבלה </w:t>
      </w:r>
      <w:r w:rsidR="006016A4">
        <w:rPr>
          <w:rFonts w:ascii="Segoe UI" w:hAnsi="Segoe UI" w:cs="Segoe UI" w:hint="cs"/>
          <w:rtl/>
        </w:rPr>
        <w:t xml:space="preserve">עבור </w:t>
      </w:r>
      <m:oMath>
        <m:sSub>
          <m:sSubPr>
            <m:ctrlPr>
              <w:rPr>
                <w:rFonts w:ascii="Cambria Math" w:hAnsi="Cambria Math" w:cs="Segoe UI"/>
                <w:i/>
              </w:rPr>
            </m:ctrlPr>
          </m:sSubPr>
          <m:e>
            <m:r>
              <w:rPr>
                <w:rFonts w:ascii="Cambria Math" w:hAnsi="Cambria Math" w:cs="Segoe UI"/>
              </w:rPr>
              <m:t>E</m:t>
            </m:r>
          </m:e>
          <m:sub>
            <m:r>
              <w:rPr>
                <w:rFonts w:ascii="Cambria Math" w:hAnsi="Cambria Math" w:cs="Segoe UI"/>
              </w:rPr>
              <m:t>2</m:t>
            </m:r>
          </m:sub>
        </m:sSub>
      </m:oMath>
      <w:r w:rsidR="006016A4">
        <w:rPr>
          <w:rFonts w:ascii="Segoe UI" w:eastAsiaTheme="minorEastAsia" w:hAnsi="Segoe UI" w:cs="Segoe UI"/>
        </w:rPr>
        <w:t>:</w:t>
      </w:r>
    </w:p>
    <w:tbl>
      <w:tblPr>
        <w:tblStyle w:val="GridTable4-Accent1"/>
        <w:bidiVisual/>
        <w:tblW w:w="9721" w:type="dxa"/>
        <w:tblInd w:w="-266" w:type="dxa"/>
        <w:tblLook w:val="04A0" w:firstRow="1" w:lastRow="0" w:firstColumn="1" w:lastColumn="0" w:noHBand="0" w:noVBand="1"/>
      </w:tblPr>
      <w:tblGrid>
        <w:gridCol w:w="1919"/>
        <w:gridCol w:w="1892"/>
        <w:gridCol w:w="1744"/>
        <w:gridCol w:w="1705"/>
        <w:gridCol w:w="2461"/>
      </w:tblGrid>
      <w:tr w:rsidR="00AD5AC5" w:rsidRPr="00CB7284" w14:paraId="6CA32C3D" w14:textId="77777777" w:rsidTr="00704E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1" w:type="dxa"/>
            <w:gridSpan w:val="2"/>
          </w:tcPr>
          <w:p w14:paraId="5E6A74DA" w14:textId="3F772A44" w:rsidR="00D16FBD" w:rsidRPr="00CB7284" w:rsidRDefault="00395BE2" w:rsidP="00D16FBD">
            <w:pPr>
              <w:pStyle w:val="ListParagraph"/>
              <w:bidi/>
              <w:ind w:left="0"/>
              <w:rPr>
                <w:rFonts w:ascii="Cambria Math" w:hAnsi="Cambria Math" w:cs="Segoe UI"/>
                <w:rtl/>
              </w:rPr>
            </w:pPr>
            <m:oMathPara>
              <m:oMath>
                <m:func>
                  <m:funcPr>
                    <m:ctrlPr>
                      <w:rPr>
                        <w:rFonts w:ascii="Cambria Math" w:hAnsi="Cambria Math" w:cs="Segoe UI"/>
                        <w:i/>
                        <w:kern w:val="0"/>
                        <w:sz w:val="22"/>
                        <w:szCs w:val="22"/>
                        <w14:ligatures w14:val="none"/>
                      </w:rPr>
                    </m:ctrlPr>
                  </m:funcPr>
                  <m:fName>
                    <m:r>
                      <m:rPr>
                        <m:sty m:val="b"/>
                      </m:rPr>
                      <w:rPr>
                        <w:rFonts w:ascii="Cambria Math" w:hAnsi="Cambria Math" w:cs="Segoe UI"/>
                      </w:rPr>
                      <m:t>Pr</m:t>
                    </m:r>
                    <m:ctrlPr>
                      <w:rPr>
                        <w:rFonts w:ascii="Cambria Math" w:hAnsi="Cambria Math" w:cs="Segoe UI"/>
                        <w:i/>
                      </w:rPr>
                    </m:ctrlPr>
                  </m:fName>
                  <m:e>
                    <m:r>
                      <m:rPr>
                        <m:sty m:val="bi"/>
                      </m:rPr>
                      <w:rPr>
                        <w:rFonts w:ascii="Cambria Math" w:hAnsi="Cambria Math" w:cs="Segoe UI"/>
                      </w:rPr>
                      <m:t>=40%</m:t>
                    </m:r>
                  </m:e>
                </m:func>
              </m:oMath>
            </m:oMathPara>
          </w:p>
        </w:tc>
        <w:tc>
          <w:tcPr>
            <w:tcW w:w="3449" w:type="dxa"/>
            <w:gridSpan w:val="2"/>
          </w:tcPr>
          <w:p w14:paraId="3511B10D" w14:textId="33B77727" w:rsidR="00D16FBD" w:rsidRPr="00CB7284" w:rsidRDefault="00395BE2" w:rsidP="00D16FBD">
            <w:pPr>
              <w:pStyle w:val="ListParagraph"/>
              <w:bidi/>
              <w:ind w:left="0"/>
              <w:cnfStyle w:val="100000000000" w:firstRow="1" w:lastRow="0" w:firstColumn="0" w:lastColumn="0" w:oddVBand="0" w:evenVBand="0" w:oddHBand="0" w:evenHBand="0" w:firstRowFirstColumn="0" w:firstRowLastColumn="0" w:lastRowFirstColumn="0" w:lastRowLastColumn="0"/>
              <w:rPr>
                <w:rFonts w:ascii="Cambria Math" w:hAnsi="Cambria Math" w:cs="Segoe UI"/>
                <w:rtl/>
              </w:rPr>
            </w:pPr>
            <m:oMathPara>
              <m:oMath>
                <m:func>
                  <m:funcPr>
                    <m:ctrlPr>
                      <w:rPr>
                        <w:rFonts w:ascii="Cambria Math" w:hAnsi="Cambria Math" w:cs="Segoe UI"/>
                        <w:i/>
                        <w:kern w:val="0"/>
                        <w:sz w:val="22"/>
                        <w:szCs w:val="22"/>
                        <w14:ligatures w14:val="none"/>
                      </w:rPr>
                    </m:ctrlPr>
                  </m:funcPr>
                  <m:fName>
                    <m:r>
                      <m:rPr>
                        <m:sty m:val="b"/>
                      </m:rPr>
                      <w:rPr>
                        <w:rFonts w:ascii="Cambria Math" w:hAnsi="Cambria Math" w:cs="Segoe UI"/>
                      </w:rPr>
                      <m:t>Pr</m:t>
                    </m:r>
                    <m:ctrlPr>
                      <w:rPr>
                        <w:rFonts w:ascii="Cambria Math" w:hAnsi="Cambria Math" w:cs="Segoe UI"/>
                        <w:i/>
                      </w:rPr>
                    </m:ctrlPr>
                  </m:fName>
                  <m:e>
                    <m:r>
                      <m:rPr>
                        <m:sty m:val="bi"/>
                      </m:rPr>
                      <w:rPr>
                        <w:rFonts w:ascii="Cambria Math" w:hAnsi="Cambria Math" w:cs="Segoe UI"/>
                      </w:rPr>
                      <m:t>=5%</m:t>
                    </m:r>
                  </m:e>
                </m:func>
              </m:oMath>
            </m:oMathPara>
          </w:p>
        </w:tc>
        <w:tc>
          <w:tcPr>
            <w:tcW w:w="2461" w:type="dxa"/>
          </w:tcPr>
          <w:p w14:paraId="02C2221C" w14:textId="008315D8" w:rsidR="00D16FBD" w:rsidRPr="00CB7284" w:rsidRDefault="002C744B" w:rsidP="00D16FBD">
            <w:pPr>
              <w:pStyle w:val="ListParagraph"/>
              <w:bidi/>
              <w:ind w:left="0"/>
              <w:cnfStyle w:val="100000000000" w:firstRow="1" w:lastRow="0" w:firstColumn="0" w:lastColumn="0" w:oddVBand="0" w:evenVBand="0" w:oddHBand="0" w:evenHBand="0" w:firstRowFirstColumn="0" w:firstRowLastColumn="0" w:lastRowFirstColumn="0" w:lastRowLastColumn="0"/>
              <w:rPr>
                <w:rFonts w:ascii="Cambria Math" w:hAnsi="Cambria Math" w:cs="Segoe UI"/>
                <w:rtl/>
              </w:rPr>
            </w:pPr>
            <m:oMathPara>
              <m:oMath>
                <m:r>
                  <m:rPr>
                    <m:sty m:val="bi"/>
                  </m:rPr>
                  <w:rPr>
                    <w:rFonts w:ascii="Cambria Math" w:hAnsi="Cambria Math" w:cs="Segoe UI"/>
                  </w:rPr>
                  <m:t>η\Probability</m:t>
                </m:r>
              </m:oMath>
            </m:oMathPara>
          </w:p>
        </w:tc>
      </w:tr>
      <w:tr w:rsidR="00A707DD" w:rsidRPr="00CB7284" w14:paraId="61AE2715" w14:textId="77777777" w:rsidTr="00704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1E50E460" w14:textId="65631FBD" w:rsidR="00D16FBD" w:rsidRPr="00CB7284" w:rsidRDefault="00D16FBD" w:rsidP="00AD5AC5">
            <w:pPr>
              <w:pStyle w:val="ListParagraph"/>
              <w:bidi/>
              <w:ind w:left="0"/>
              <w:jc w:val="center"/>
              <w:rPr>
                <w:rFonts w:ascii="Cambria Math" w:hAnsi="Cambria Math" w:cs="Segoe UI"/>
                <w:b w:val="0"/>
                <w:bCs w:val="0"/>
                <w:rtl/>
              </w:rPr>
            </w:pPr>
            <w:r w:rsidRPr="00CB7284">
              <w:rPr>
                <w:rFonts w:ascii="Cambria Math" w:hAnsi="Cambria Math" w:cs="Segoe UI"/>
                <w:b w:val="0"/>
                <w:bCs w:val="0"/>
              </w:rPr>
              <w:t>Average Time</w:t>
            </w:r>
          </w:p>
        </w:tc>
        <w:tc>
          <w:tcPr>
            <w:tcW w:w="1892" w:type="dxa"/>
          </w:tcPr>
          <w:p w14:paraId="4AE51679" w14:textId="26C57A84" w:rsidR="00D16FBD" w:rsidRPr="00CB7284" w:rsidRDefault="00D16FBD" w:rsidP="00AD5AC5">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Cambria Math" w:hAnsi="Cambria Math" w:cs="Segoe UI"/>
                <w:rtl/>
              </w:rPr>
            </w:pPr>
            <w:r w:rsidRPr="00CB7284">
              <w:rPr>
                <w:rFonts w:ascii="Cambria Math" w:hAnsi="Cambria Math" w:cs="Segoe UI"/>
              </w:rPr>
              <w:t>Average Cost</w:t>
            </w:r>
          </w:p>
        </w:tc>
        <w:tc>
          <w:tcPr>
            <w:tcW w:w="1744" w:type="dxa"/>
          </w:tcPr>
          <w:p w14:paraId="47B03984" w14:textId="470959B7" w:rsidR="00D16FBD" w:rsidRPr="00CB7284" w:rsidRDefault="00D16FBD" w:rsidP="00AD5AC5">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Cambria Math" w:hAnsi="Cambria Math" w:cs="Segoe UI"/>
                <w:rtl/>
              </w:rPr>
            </w:pPr>
            <w:r w:rsidRPr="00CB7284">
              <w:rPr>
                <w:rFonts w:ascii="Cambria Math" w:hAnsi="Cambria Math" w:cs="Segoe UI"/>
              </w:rPr>
              <w:t>Average Time</w:t>
            </w:r>
          </w:p>
        </w:tc>
        <w:tc>
          <w:tcPr>
            <w:tcW w:w="1705" w:type="dxa"/>
          </w:tcPr>
          <w:p w14:paraId="519C0988" w14:textId="7AE57FEB" w:rsidR="00D16FBD" w:rsidRPr="00CB7284" w:rsidRDefault="00D16FBD" w:rsidP="00AD5AC5">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Cambria Math" w:hAnsi="Cambria Math" w:cs="Segoe UI"/>
                <w:rtl/>
              </w:rPr>
            </w:pPr>
            <w:r w:rsidRPr="00CB7284">
              <w:rPr>
                <w:rFonts w:ascii="Cambria Math" w:hAnsi="Cambria Math" w:cs="Segoe UI"/>
              </w:rPr>
              <w:t>Average Cost</w:t>
            </w:r>
          </w:p>
        </w:tc>
        <w:tc>
          <w:tcPr>
            <w:tcW w:w="2461" w:type="dxa"/>
          </w:tcPr>
          <w:p w14:paraId="6A267D9F" w14:textId="77777777" w:rsidR="00D16FBD" w:rsidRPr="00CB7284" w:rsidRDefault="00D16FBD"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Cambria Math" w:hAnsi="Cambria Math" w:cs="Segoe UI"/>
                <w:rtl/>
              </w:rPr>
            </w:pPr>
          </w:p>
        </w:tc>
      </w:tr>
      <w:tr w:rsidR="00A707DD" w:rsidRPr="00CB7284" w14:paraId="2D08AD7A" w14:textId="77777777" w:rsidTr="00704E0F">
        <w:tc>
          <w:tcPr>
            <w:cnfStyle w:val="001000000000" w:firstRow="0" w:lastRow="0" w:firstColumn="1" w:lastColumn="0" w:oddVBand="0" w:evenVBand="0" w:oddHBand="0" w:evenHBand="0" w:firstRowFirstColumn="0" w:firstRowLastColumn="0" w:lastRowFirstColumn="0" w:lastRowLastColumn="0"/>
            <w:tcW w:w="1919" w:type="dxa"/>
          </w:tcPr>
          <w:p w14:paraId="5B25BC98" w14:textId="74036746" w:rsidR="002A1579" w:rsidRPr="009F6194" w:rsidRDefault="009F6194" w:rsidP="002A1579">
            <w:pPr>
              <w:pStyle w:val="ListParagraph"/>
              <w:bidi/>
              <w:ind w:left="0"/>
              <w:rPr>
                <w:rFonts w:ascii="Cambria Math" w:hAnsi="Cambria Math" w:cs="Segoe UI"/>
                <w:b w:val="0"/>
                <w:bCs w:val="0"/>
                <w:i/>
                <w:rtl/>
              </w:rPr>
            </w:pPr>
            <m:oMathPara>
              <m:oMath>
                <m:r>
                  <w:rPr>
                    <w:rFonts w:ascii="Cambria Math" w:hAnsi="Cambria Math" w:cs="Segoe UI"/>
                  </w:rPr>
                  <m:t>37.6288</m:t>
                </m:r>
              </m:oMath>
            </m:oMathPara>
          </w:p>
        </w:tc>
        <w:tc>
          <w:tcPr>
            <w:tcW w:w="1892" w:type="dxa"/>
          </w:tcPr>
          <w:p w14:paraId="711E472A" w14:textId="0A6EA96C" w:rsidR="002A1579" w:rsidRPr="009F6194" w:rsidRDefault="009F6194"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Cambria Math" w:hAnsi="Cambria Math" w:cs="Segoe UI"/>
                <w:i/>
                <w:rtl/>
              </w:rPr>
            </w:pPr>
            <m:oMathPara>
              <m:oMath>
                <m:r>
                  <w:rPr>
                    <w:rFonts w:ascii="Cambria Math" w:hAnsi="Cambria Math" w:cs="Segoe UI"/>
                  </w:rPr>
                  <m:t>527.4607</m:t>
                </m:r>
              </m:oMath>
            </m:oMathPara>
          </w:p>
        </w:tc>
        <w:tc>
          <w:tcPr>
            <w:tcW w:w="1744" w:type="dxa"/>
          </w:tcPr>
          <w:p w14:paraId="45A96D45" w14:textId="35F5F1B7" w:rsidR="002A1579" w:rsidRPr="00CB7284" w:rsidRDefault="009F6194"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Cambria Math" w:hAnsi="Cambria Math" w:cs="Segoe UI"/>
                <w:i/>
                <w:rtl/>
              </w:rPr>
            </w:pPr>
            <m:oMathPara>
              <m:oMath>
                <m:r>
                  <w:rPr>
                    <w:rFonts w:ascii="Cambria Math" w:hAnsi="Cambria Math" w:cs="Segoe UI"/>
                  </w:rPr>
                  <m:t>21.3719</m:t>
                </m:r>
              </m:oMath>
            </m:oMathPara>
          </w:p>
        </w:tc>
        <w:tc>
          <w:tcPr>
            <w:tcW w:w="1705" w:type="dxa"/>
          </w:tcPr>
          <w:p w14:paraId="319CFDBC" w14:textId="3CDAF646" w:rsidR="002A1579" w:rsidRPr="009F6194" w:rsidRDefault="005D7B50"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Cambria Math" w:hAnsi="Cambria Math" w:cs="Segoe UI"/>
                <w:i/>
                <w:rtl/>
              </w:rPr>
            </w:pPr>
            <m:oMathPara>
              <m:oMath>
                <m:r>
                  <w:rPr>
                    <w:rFonts w:ascii="Cambria Math" w:hAnsi="Cambria Math" w:cs="Segoe UI"/>
                  </w:rPr>
                  <m:t>508.6879</m:t>
                </m:r>
                <m:r>
                  <w:rPr>
                    <w:rFonts w:ascii="Cambria Math" w:hAnsi="Cambria Math" w:cs="Segoe UI"/>
                    <w:rtl/>
                  </w:rPr>
                  <m:t xml:space="preserve"> </m:t>
                </m:r>
              </m:oMath>
            </m:oMathPara>
          </w:p>
        </w:tc>
        <w:tc>
          <w:tcPr>
            <w:tcW w:w="2461" w:type="dxa"/>
          </w:tcPr>
          <w:p w14:paraId="6EBEE94A" w14:textId="15D2A9D2" w:rsidR="002A1579" w:rsidRPr="00CB7284" w:rsidRDefault="009F6194"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Cambria Math" w:hAnsi="Cambria Math" w:cs="Segoe UI"/>
                <w:rtl/>
              </w:rPr>
            </w:pPr>
            <m:oMathPara>
              <m:oMath>
                <m:r>
                  <w:rPr>
                    <w:rFonts w:ascii="Cambria Math" w:hAnsi="Cambria Math" w:cs="Segoe UI"/>
                  </w:rPr>
                  <m:t>η=5</m:t>
                </m:r>
              </m:oMath>
            </m:oMathPara>
          </w:p>
        </w:tc>
      </w:tr>
      <w:tr w:rsidR="00A707DD" w:rsidRPr="00CB7284" w14:paraId="795EA9B4" w14:textId="77777777" w:rsidTr="00704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27CC2BA5" w14:textId="10C36E9E" w:rsidR="00D16FBD" w:rsidRPr="009F6194" w:rsidRDefault="009F6194" w:rsidP="00D16FBD">
            <w:pPr>
              <w:pStyle w:val="ListParagraph"/>
              <w:bidi/>
              <w:ind w:left="0"/>
              <w:rPr>
                <w:rFonts w:ascii="Cambria Math" w:hAnsi="Cambria Math" w:cs="Segoe UI"/>
                <w:b w:val="0"/>
                <w:bCs w:val="0"/>
                <w:i/>
                <w:rtl/>
              </w:rPr>
            </w:pPr>
            <m:oMathPara>
              <m:oMath>
                <m:r>
                  <w:rPr>
                    <w:rFonts w:ascii="Cambria Math" w:hAnsi="Cambria Math" w:cs="Segoe UI"/>
                  </w:rPr>
                  <m:t>9.6544</m:t>
                </m:r>
              </m:oMath>
            </m:oMathPara>
          </w:p>
        </w:tc>
        <w:tc>
          <w:tcPr>
            <w:tcW w:w="1892" w:type="dxa"/>
          </w:tcPr>
          <w:p w14:paraId="40F3E2E2" w14:textId="2A44A490" w:rsidR="00D16FBD" w:rsidRPr="009F6194"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Cambria Math" w:hAnsi="Cambria Math" w:cs="Segoe UI"/>
                <w:i/>
                <w:rtl/>
              </w:rPr>
            </w:pPr>
            <m:oMathPara>
              <m:oMath>
                <m:r>
                  <w:rPr>
                    <w:rFonts w:ascii="Cambria Math" w:hAnsi="Cambria Math" w:cs="Segoe UI"/>
                  </w:rPr>
                  <m:t>505.1577</m:t>
                </m:r>
              </m:oMath>
            </m:oMathPara>
          </w:p>
        </w:tc>
        <w:tc>
          <w:tcPr>
            <w:tcW w:w="1744" w:type="dxa"/>
          </w:tcPr>
          <w:p w14:paraId="494A9C36" w14:textId="63A1C609" w:rsidR="00D16FBD" w:rsidRPr="00CB7284"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Cambria Math" w:hAnsi="Cambria Math" w:cs="Segoe UI"/>
                <w:i/>
                <w:rtl/>
              </w:rPr>
            </w:pPr>
            <m:oMathPara>
              <m:oMath>
                <m:r>
                  <w:rPr>
                    <w:rFonts w:ascii="Cambria Math" w:hAnsi="Cambria Math" w:cs="Segoe UI"/>
                  </w:rPr>
                  <m:t xml:space="preserve"> 8.1595</m:t>
                </m:r>
              </m:oMath>
            </m:oMathPara>
          </w:p>
        </w:tc>
        <w:tc>
          <w:tcPr>
            <w:tcW w:w="1705" w:type="dxa"/>
          </w:tcPr>
          <w:p w14:paraId="6753CF77" w14:textId="46173893" w:rsidR="00D16FBD" w:rsidRPr="00CB7284"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Cambria Math" w:hAnsi="Cambria Math" w:cs="Segoe UI"/>
                <w:i/>
                <w:rtl/>
              </w:rPr>
            </w:pPr>
            <m:oMathPara>
              <m:oMath>
                <m:r>
                  <w:rPr>
                    <w:rFonts w:ascii="Cambria Math" w:hAnsi="Cambria Math" w:cs="Segoe UI"/>
                  </w:rPr>
                  <m:t>512.49209</m:t>
                </m:r>
              </m:oMath>
            </m:oMathPara>
          </w:p>
        </w:tc>
        <w:tc>
          <w:tcPr>
            <w:tcW w:w="2461" w:type="dxa"/>
          </w:tcPr>
          <w:p w14:paraId="154B007E" w14:textId="233DA7A2" w:rsidR="00D16FBD" w:rsidRPr="00CB7284"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Cambria Math" w:hAnsi="Cambria Math" w:cs="Segoe UI"/>
                <w:rtl/>
              </w:rPr>
            </w:pPr>
            <m:oMathPara>
              <m:oMath>
                <m:r>
                  <w:rPr>
                    <w:rFonts w:ascii="Cambria Math" w:hAnsi="Cambria Math" w:cs="Segoe UI"/>
                  </w:rPr>
                  <m:t>η=10</m:t>
                </m:r>
              </m:oMath>
            </m:oMathPara>
          </w:p>
        </w:tc>
      </w:tr>
      <w:tr w:rsidR="00A707DD" w:rsidRPr="00CB7284" w14:paraId="0C64FD94" w14:textId="77777777" w:rsidTr="00704E0F">
        <w:tc>
          <w:tcPr>
            <w:cnfStyle w:val="001000000000" w:firstRow="0" w:lastRow="0" w:firstColumn="1" w:lastColumn="0" w:oddVBand="0" w:evenVBand="0" w:oddHBand="0" w:evenHBand="0" w:firstRowFirstColumn="0" w:firstRowLastColumn="0" w:lastRowFirstColumn="0" w:lastRowLastColumn="0"/>
            <w:tcW w:w="1919" w:type="dxa"/>
          </w:tcPr>
          <w:p w14:paraId="103B058C" w14:textId="0808DDDC" w:rsidR="00A707DD" w:rsidRPr="00C71DA3" w:rsidRDefault="00C71DA3" w:rsidP="00A707DD">
            <w:pPr>
              <w:pStyle w:val="ListParagraph"/>
              <w:bidi/>
              <w:ind w:left="0"/>
              <w:rPr>
                <w:rFonts w:ascii="Cambria Math" w:hAnsi="Cambria Math" w:cs="Segoe UI"/>
                <w:b w:val="0"/>
                <w:bCs w:val="0"/>
                <w:i/>
                <w:rtl/>
              </w:rPr>
            </w:pPr>
            <m:oMathPara>
              <m:oMath>
                <m:r>
                  <w:rPr>
                    <w:rFonts w:ascii="Cambria Math" w:hAnsi="Cambria Math" w:cs="Segoe UI"/>
                  </w:rPr>
                  <m:t>4.5443</m:t>
                </m:r>
              </m:oMath>
            </m:oMathPara>
          </w:p>
        </w:tc>
        <w:tc>
          <w:tcPr>
            <w:tcW w:w="1892" w:type="dxa"/>
          </w:tcPr>
          <w:p w14:paraId="3FA1469E" w14:textId="4D41E099" w:rsidR="00A707DD" w:rsidRPr="00C71DA3"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Cambria Math" w:hAnsi="Cambria Math" w:cs="Segoe UI"/>
                <w:i/>
                <w:iCs/>
                <w:rtl/>
              </w:rPr>
            </w:pPr>
            <m:oMathPara>
              <m:oMath>
                <m:r>
                  <w:rPr>
                    <w:rFonts w:ascii="Cambria Math" w:hAnsi="Cambria Math" w:cs="Segoe UI"/>
                  </w:rPr>
                  <m:t>511.8251</m:t>
                </m:r>
              </m:oMath>
            </m:oMathPara>
          </w:p>
        </w:tc>
        <w:tc>
          <w:tcPr>
            <w:tcW w:w="1744" w:type="dxa"/>
          </w:tcPr>
          <w:p w14:paraId="389D291E" w14:textId="1D6D74BB" w:rsidR="00A707DD" w:rsidRPr="00CB7284"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Cambria Math" w:hAnsi="Cambria Math" w:cs="Segoe UI"/>
                <w:i/>
                <w:rtl/>
              </w:rPr>
            </w:pPr>
            <m:oMathPara>
              <m:oMath>
                <m:r>
                  <w:rPr>
                    <w:rFonts w:ascii="Cambria Math" w:hAnsi="Cambria Math" w:cs="Segoe UI"/>
                  </w:rPr>
                  <m:t>2.</m:t>
                </m:r>
                <m:r>
                  <w:rPr>
                    <w:rFonts w:ascii="Cambria Math" w:hAnsi="Cambria Math" w:cs="Segoe UI"/>
                  </w:rPr>
                  <m:t>3280</m:t>
                </m:r>
              </m:oMath>
            </m:oMathPara>
          </w:p>
        </w:tc>
        <w:tc>
          <w:tcPr>
            <w:tcW w:w="1705" w:type="dxa"/>
          </w:tcPr>
          <w:p w14:paraId="291EE85A" w14:textId="0EC3CF77" w:rsidR="00A707DD" w:rsidRPr="00CB7284"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Cambria Math" w:hAnsi="Cambria Math" w:cs="Segoe UI"/>
                <w:i/>
                <w:rtl/>
              </w:rPr>
            </w:pPr>
            <m:oMathPara>
              <m:oMath>
                <m:r>
                  <w:rPr>
                    <w:rFonts w:ascii="Cambria Math" w:hAnsi="Cambria Math" w:cs="Segoe UI"/>
                  </w:rPr>
                  <m:t>522.6156</m:t>
                </m:r>
              </m:oMath>
            </m:oMathPara>
          </w:p>
        </w:tc>
        <w:tc>
          <w:tcPr>
            <w:tcW w:w="2461" w:type="dxa"/>
          </w:tcPr>
          <w:p w14:paraId="21C48D14" w14:textId="26CDFE02" w:rsidR="00A707DD" w:rsidRPr="00CB7284"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Cambria Math" w:hAnsi="Cambria Math" w:cs="Segoe UI"/>
                <w:rtl/>
              </w:rPr>
            </w:pPr>
            <m:oMathPara>
              <m:oMath>
                <m:r>
                  <w:rPr>
                    <w:rFonts w:ascii="Cambria Math" w:hAnsi="Cambria Math" w:cs="Segoe UI"/>
                  </w:rPr>
                  <m:t>η=15</m:t>
                </m:r>
              </m:oMath>
            </m:oMathPara>
          </w:p>
        </w:tc>
      </w:tr>
    </w:tbl>
    <w:p w14:paraId="33F0AB9B" w14:textId="7027E855" w:rsidR="003174AC" w:rsidRDefault="0042686C" w:rsidP="003A48B2">
      <w:pPr>
        <w:bidi/>
        <w:rPr>
          <w:rFonts w:ascii="Segoe UI" w:eastAsiaTheme="minorEastAsia" w:hAnsi="Segoe UI" w:cs="Segoe UI"/>
          <w:rtl/>
        </w:rPr>
      </w:pPr>
      <w:r>
        <w:rPr>
          <w:rFonts w:ascii="Segoe UI" w:hAnsi="Segoe UI" w:cs="Segoe UI"/>
          <w:rtl/>
        </w:rPr>
        <w:br/>
      </w:r>
      <w:r w:rsidR="00252187" w:rsidRPr="003A48B2">
        <w:rPr>
          <w:rFonts w:ascii="Segoe UI" w:hAnsi="Segoe UI" w:cs="Segoe UI" w:hint="cs"/>
          <w:rtl/>
        </w:rPr>
        <w:t xml:space="preserve">ניתן לראות שככל שאנו מגדילים את </w:t>
      </w:r>
      <m:oMath>
        <m:r>
          <w:rPr>
            <w:rFonts w:ascii="Cambria Math" w:hAnsi="Cambria Math" w:cs="Segoe UI"/>
          </w:rPr>
          <m:t>η</m:t>
        </m:r>
      </m:oMath>
      <w:r w:rsidR="00252187" w:rsidRPr="003A48B2">
        <w:rPr>
          <w:rFonts w:ascii="Segoe UI" w:eastAsiaTheme="minorEastAsia" w:hAnsi="Segoe UI" w:cs="Segoe UI" w:hint="cs"/>
          <w:rtl/>
        </w:rPr>
        <w:t xml:space="preserve"> כך נקבל זמן ריצה מינימלי, זאת </w:t>
      </w:r>
      <w:r w:rsidR="005B0A3F" w:rsidRPr="003A48B2">
        <w:rPr>
          <w:rFonts w:ascii="Segoe UI" w:eastAsiaTheme="minorEastAsia" w:hAnsi="Segoe UI" w:cs="Segoe UI" w:hint="cs"/>
          <w:rtl/>
        </w:rPr>
        <w:t>מכיוון ש</w:t>
      </w:r>
      <w:r w:rsidR="00252187" w:rsidRPr="003A48B2">
        <w:rPr>
          <w:rFonts w:ascii="Segoe UI" w:eastAsiaTheme="minorEastAsia" w:hAnsi="Segoe UI" w:cs="Segoe UI" w:hint="cs"/>
          <w:rtl/>
        </w:rPr>
        <w:t xml:space="preserve">אנו מגדילים את </w:t>
      </w:r>
      <w:r w:rsidR="00A32C59">
        <w:rPr>
          <w:rFonts w:ascii="Segoe UI" w:eastAsiaTheme="minorEastAsia" w:hAnsi="Segoe UI" w:cs="Segoe UI" w:hint="cs"/>
          <w:rtl/>
        </w:rPr>
        <w:t>הצעד וגם</w:t>
      </w:r>
      <w:r w:rsidR="00252187" w:rsidRPr="003A48B2">
        <w:rPr>
          <w:rFonts w:ascii="Segoe UI" w:eastAsiaTheme="minorEastAsia" w:hAnsi="Segoe UI" w:cs="Segoe UI" w:hint="cs"/>
          <w:rtl/>
        </w:rPr>
        <w:t xml:space="preserve"> את קצב ההתכנסות</w:t>
      </w:r>
      <w:r w:rsidR="00C15F62" w:rsidRPr="003A48B2">
        <w:rPr>
          <w:rFonts w:ascii="Segoe UI" w:eastAsiaTheme="minorEastAsia" w:hAnsi="Segoe UI" w:cs="Segoe UI" w:hint="cs"/>
          <w:rtl/>
        </w:rPr>
        <w:t xml:space="preserve">, אך גם מפספסים מסלולים אופטימליים יותר (בעלי עלות </w:t>
      </w:r>
      <w:r w:rsidR="003870E5" w:rsidRPr="003A48B2">
        <w:rPr>
          <w:rFonts w:ascii="Segoe UI" w:eastAsiaTheme="minorEastAsia" w:hAnsi="Segoe UI" w:cs="Segoe UI" w:hint="cs"/>
          <w:rtl/>
        </w:rPr>
        <w:t xml:space="preserve">נמוכה יותר). </w:t>
      </w:r>
      <w:r w:rsidR="00A32C59">
        <w:rPr>
          <w:rFonts w:ascii="Segoe UI" w:eastAsiaTheme="minorEastAsia" w:hAnsi="Segoe UI" w:cs="Segoe UI"/>
          <w:rtl/>
        </w:rPr>
        <w:br/>
      </w:r>
      <w:r w:rsidR="005B0A3F" w:rsidRPr="003A48B2">
        <w:rPr>
          <w:rFonts w:ascii="Segoe UI" w:eastAsiaTheme="minorEastAsia" w:hAnsi="Segoe UI" w:cs="Segoe UI" w:hint="cs"/>
          <w:rtl/>
        </w:rPr>
        <w:t xml:space="preserve">עבור </w:t>
      </w:r>
      <m:oMath>
        <m:r>
          <w:rPr>
            <w:rFonts w:ascii="Cambria Math" w:eastAsiaTheme="minorEastAsia" w:hAnsi="Cambria Math" w:cs="Segoe UI"/>
          </w:rPr>
          <m:t>η=5</m:t>
        </m:r>
      </m:oMath>
      <w:r w:rsidR="005B0A3F" w:rsidRPr="003A48B2">
        <w:rPr>
          <w:rFonts w:ascii="Segoe UI" w:eastAsiaTheme="minorEastAsia" w:hAnsi="Segoe UI" w:cs="Segoe UI" w:hint="cs"/>
          <w:rtl/>
        </w:rPr>
        <w:t xml:space="preserve"> קיבלנו זמן ריצה ממוצע גבוהה יותר </w:t>
      </w:r>
      <w:r w:rsidR="00846C2E">
        <w:rPr>
          <w:rFonts w:ascii="Segoe UI" w:eastAsiaTheme="minorEastAsia" w:hAnsi="Segoe UI" w:cs="Segoe UI" w:hint="cs"/>
          <w:rtl/>
        </w:rPr>
        <w:t>בהרבה</w:t>
      </w:r>
      <w:r w:rsidR="005B0A3F" w:rsidRPr="003A48B2">
        <w:rPr>
          <w:rFonts w:ascii="Segoe UI" w:eastAsiaTheme="minorEastAsia" w:hAnsi="Segoe UI" w:cs="Segoe UI" w:hint="cs"/>
          <w:rtl/>
        </w:rPr>
        <w:t xml:space="preserve"> , מבשאר ה- </w:t>
      </w:r>
      <m:oMath>
        <m:r>
          <w:rPr>
            <w:rFonts w:ascii="Cambria Math" w:eastAsiaTheme="minorEastAsia" w:hAnsi="Cambria Math" w:cs="Segoe UI"/>
          </w:rPr>
          <m:t>η</m:t>
        </m:r>
      </m:oMath>
      <w:r w:rsidR="005B0A3F" w:rsidRPr="003A48B2">
        <w:rPr>
          <w:rFonts w:ascii="Segoe UI" w:eastAsiaTheme="minorEastAsia" w:hAnsi="Segoe UI" w:cs="Segoe UI" w:hint="cs"/>
          <w:rtl/>
        </w:rPr>
        <w:t>. לכן לא נבחר ב-</w:t>
      </w:r>
      <m:oMath>
        <m:r>
          <w:rPr>
            <w:rFonts w:ascii="Cambria Math" w:eastAsiaTheme="minorEastAsia" w:hAnsi="Cambria Math" w:cs="Segoe UI"/>
          </w:rPr>
          <m:t>η</m:t>
        </m:r>
      </m:oMath>
      <w:r w:rsidR="005B0A3F" w:rsidRPr="003A48B2">
        <w:rPr>
          <w:rFonts w:ascii="Segoe UI" w:eastAsiaTheme="minorEastAsia" w:hAnsi="Segoe UI" w:cs="Segoe UI" w:hint="cs"/>
          <w:rtl/>
        </w:rPr>
        <w:t xml:space="preserve"> זו אשר מביאה לפתרון איטי</w:t>
      </w:r>
      <w:r w:rsidR="00B06D13" w:rsidRPr="003A48B2">
        <w:rPr>
          <w:rFonts w:ascii="Segoe UI" w:eastAsiaTheme="minorEastAsia" w:hAnsi="Segoe UI" w:cs="Segoe UI" w:hint="cs"/>
          <w:rtl/>
        </w:rPr>
        <w:t>.</w:t>
      </w:r>
      <w:r w:rsidR="00A32C59">
        <w:rPr>
          <w:rFonts w:ascii="Segoe UI" w:eastAsiaTheme="minorEastAsia" w:hAnsi="Segoe UI" w:cs="Segoe UI" w:hint="cs"/>
          <w:rtl/>
        </w:rPr>
        <w:t xml:space="preserve"> מכיוון שהמודל הוא סטוכסטי, 10 הרצות לא באמת מספיקות כדי לקבל מי ה- </w:t>
      </w:r>
      <m:oMath>
        <m:r>
          <w:rPr>
            <w:rFonts w:ascii="Cambria Math" w:eastAsiaTheme="minorEastAsia" w:hAnsi="Cambria Math" w:cs="Segoe UI"/>
          </w:rPr>
          <m:t>η</m:t>
        </m:r>
      </m:oMath>
      <w:r w:rsidR="00A32C59">
        <w:rPr>
          <w:rFonts w:ascii="Segoe UI" w:eastAsiaTheme="minorEastAsia" w:hAnsi="Segoe UI" w:cs="Segoe UI" w:hint="cs"/>
          <w:rtl/>
        </w:rPr>
        <w:t xml:space="preserve"> הטובה ביותר מבחינת עלות</w:t>
      </w:r>
      <w:r w:rsidR="00CB7284">
        <w:rPr>
          <w:rFonts w:ascii="Segoe UI" w:eastAsiaTheme="minorEastAsia" w:hAnsi="Segoe UI" w:cs="Segoe UI" w:hint="cs"/>
          <w:rtl/>
        </w:rPr>
        <w:t xml:space="preserve"> אפילו שקיבלנו עבור </w:t>
      </w:r>
      <m:oMath>
        <m:r>
          <w:rPr>
            <w:rFonts w:ascii="Cambria Math" w:eastAsiaTheme="minorEastAsia" w:hAnsi="Cambria Math" w:cs="Segoe UI"/>
          </w:rPr>
          <m:t>η=10</m:t>
        </m:r>
      </m:oMath>
      <w:r w:rsidR="00CB7284">
        <w:rPr>
          <w:rFonts w:ascii="Segoe UI" w:eastAsiaTheme="minorEastAsia" w:hAnsi="Segoe UI" w:cs="Segoe UI" w:hint="cs"/>
          <w:rtl/>
        </w:rPr>
        <w:t xml:space="preserve"> עלות ממוצעת מינימלית</w:t>
      </w:r>
      <w:r w:rsidR="00A32C59">
        <w:rPr>
          <w:rFonts w:ascii="Segoe UI" w:eastAsiaTheme="minorEastAsia" w:hAnsi="Segoe UI" w:cs="Segoe UI" w:hint="cs"/>
          <w:rtl/>
        </w:rPr>
        <w:t>. אך מה שכן היה עקבי היה זמן ההתכנסות</w:t>
      </w:r>
      <w:r w:rsidR="00DF7442">
        <w:rPr>
          <w:rFonts w:ascii="Segoe UI" w:eastAsiaTheme="minorEastAsia" w:hAnsi="Segoe UI" w:cs="Segoe UI" w:hint="cs"/>
          <w:rtl/>
        </w:rPr>
        <w:t>, קיבלנו כי</w:t>
      </w:r>
      <m:oMath>
        <m:sSub>
          <m:sSubPr>
            <m:ctrlPr>
              <w:rPr>
                <w:rFonts w:ascii="Cambria Math" w:eastAsiaTheme="minorEastAsia" w:hAnsi="Cambria Math" w:cs="Segoe UI"/>
                <w:i/>
              </w:rPr>
            </m:ctrlPr>
          </m:sSubPr>
          <m:e>
            <m:r>
              <w:rPr>
                <w:rFonts w:ascii="Cambria Math" w:eastAsiaTheme="minorEastAsia" w:hAnsi="Cambria Math" w:cs="Segoe UI"/>
              </w:rPr>
              <m:t>t</m:t>
            </m:r>
          </m:e>
          <m:sub>
            <m:r>
              <w:rPr>
                <w:rFonts w:ascii="Cambria Math" w:eastAsiaTheme="minorEastAsia" w:hAnsi="Cambria Math" w:cs="Segoe UI"/>
              </w:rPr>
              <m:t>η=5</m:t>
            </m:r>
          </m:sub>
        </m:sSub>
        <m:r>
          <w:rPr>
            <w:rFonts w:ascii="Cambria Math" w:eastAsiaTheme="minorEastAsia" w:hAnsi="Cambria Math" w:cs="Segoe UI"/>
          </w:rPr>
          <m:t>&gt;</m:t>
        </m:r>
        <m:sSub>
          <m:sSubPr>
            <m:ctrlPr>
              <w:rPr>
                <w:rFonts w:ascii="Cambria Math" w:eastAsiaTheme="minorEastAsia" w:hAnsi="Cambria Math" w:cs="Segoe UI"/>
                <w:i/>
              </w:rPr>
            </m:ctrlPr>
          </m:sSubPr>
          <m:e>
            <m:r>
              <w:rPr>
                <w:rFonts w:ascii="Cambria Math" w:eastAsiaTheme="minorEastAsia" w:hAnsi="Cambria Math" w:cs="Segoe UI"/>
              </w:rPr>
              <m:t>t</m:t>
            </m:r>
          </m:e>
          <m:sub>
            <m:r>
              <w:rPr>
                <w:rFonts w:ascii="Cambria Math" w:eastAsiaTheme="minorEastAsia" w:hAnsi="Cambria Math" w:cs="Segoe UI"/>
              </w:rPr>
              <m:t>η=10</m:t>
            </m:r>
          </m:sub>
        </m:sSub>
        <m:r>
          <w:rPr>
            <w:rFonts w:ascii="Cambria Math" w:eastAsiaTheme="minorEastAsia" w:hAnsi="Cambria Math" w:cs="Segoe UI"/>
          </w:rPr>
          <m:t>&gt;</m:t>
        </m:r>
        <m:sSub>
          <m:sSubPr>
            <m:ctrlPr>
              <w:rPr>
                <w:rFonts w:ascii="Cambria Math" w:eastAsiaTheme="minorEastAsia" w:hAnsi="Cambria Math" w:cs="Segoe UI"/>
                <w:i/>
              </w:rPr>
            </m:ctrlPr>
          </m:sSubPr>
          <m:e>
            <m:r>
              <w:rPr>
                <w:rFonts w:ascii="Cambria Math" w:eastAsiaTheme="minorEastAsia" w:hAnsi="Cambria Math" w:cs="Segoe UI"/>
              </w:rPr>
              <m:t>t</m:t>
            </m:r>
          </m:e>
          <m:sub>
            <m:r>
              <w:rPr>
                <w:rFonts w:ascii="Cambria Math" w:eastAsiaTheme="minorEastAsia" w:hAnsi="Cambria Math" w:cs="Segoe UI"/>
              </w:rPr>
              <m:t>η=15</m:t>
            </m:r>
          </m:sub>
        </m:sSub>
      </m:oMath>
      <w:r w:rsidR="00A32C59">
        <w:rPr>
          <w:rFonts w:ascii="Segoe UI" w:eastAsiaTheme="minorEastAsia" w:hAnsi="Segoe UI" w:cs="Segoe UI" w:hint="cs"/>
          <w:rtl/>
        </w:rPr>
        <w:t xml:space="preserve"> עבור כל הריצות.</w:t>
      </w:r>
      <w:r w:rsidR="00DF7442">
        <w:rPr>
          <w:rFonts w:ascii="Segoe UI" w:eastAsiaTheme="minorEastAsia" w:hAnsi="Segoe UI" w:cs="Segoe UI" w:hint="cs"/>
          <w:rtl/>
        </w:rPr>
        <w:t xml:space="preserve"> נ</w:t>
      </w:r>
      <w:r w:rsidR="00DD264A">
        <w:rPr>
          <w:rFonts w:ascii="Segoe UI" w:eastAsiaTheme="minorEastAsia" w:hAnsi="Segoe UI" w:cs="Segoe UI" w:hint="cs"/>
          <w:rtl/>
        </w:rPr>
        <w:t>רצה להתפשר על זמן ריצה סביר ועלות נמוכה</w:t>
      </w:r>
      <w:r w:rsidR="00A32C59">
        <w:rPr>
          <w:rFonts w:ascii="Segoe UI" w:eastAsiaTheme="minorEastAsia" w:hAnsi="Segoe UI" w:cs="Segoe UI"/>
          <w:rtl/>
        </w:rPr>
        <w:br/>
      </w:r>
      <w:r w:rsidR="003870E5" w:rsidRPr="003A48B2">
        <w:rPr>
          <w:rFonts w:ascii="Segoe UI" w:eastAsiaTheme="minorEastAsia" w:hAnsi="Segoe UI" w:cs="Segoe UI" w:hint="cs"/>
          <w:rtl/>
        </w:rPr>
        <w:t>לכן</w:t>
      </w:r>
      <w:r w:rsidR="00B06D13" w:rsidRPr="003A48B2">
        <w:rPr>
          <w:rFonts w:ascii="Segoe UI" w:eastAsiaTheme="minorEastAsia" w:hAnsi="Segoe UI" w:cs="Segoe UI" w:hint="cs"/>
          <w:rtl/>
        </w:rPr>
        <w:t>,</w:t>
      </w:r>
      <w:r w:rsidR="003870E5" w:rsidRPr="003A48B2">
        <w:rPr>
          <w:rFonts w:ascii="Segoe UI" w:eastAsiaTheme="minorEastAsia" w:hAnsi="Segoe UI" w:cs="Segoe UI" w:hint="cs"/>
          <w:rtl/>
        </w:rPr>
        <w:t xml:space="preserve"> נבחר ב- </w:t>
      </w:r>
      <m:oMath>
        <m:r>
          <w:rPr>
            <w:rFonts w:ascii="Cambria Math" w:eastAsiaTheme="minorEastAsia" w:hAnsi="Cambria Math" w:cs="Segoe UI"/>
          </w:rPr>
          <m:t>η=10</m:t>
        </m:r>
      </m:oMath>
      <w:r w:rsidR="003870E5" w:rsidRPr="003A48B2">
        <w:rPr>
          <w:rFonts w:ascii="Segoe UI" w:eastAsiaTheme="minorEastAsia" w:hAnsi="Segoe UI" w:cs="Segoe UI" w:hint="cs"/>
          <w:rtl/>
        </w:rPr>
        <w:t xml:space="preserve"> </w:t>
      </w:r>
      <w:r w:rsidR="00DD264A">
        <w:rPr>
          <w:rFonts w:ascii="Segoe UI" w:eastAsiaTheme="minorEastAsia" w:hAnsi="Segoe UI" w:cs="Segoe UI" w:hint="cs"/>
          <w:rtl/>
        </w:rPr>
        <w:t>.</w:t>
      </w:r>
      <w:r w:rsidR="00E34D61" w:rsidRPr="003A48B2">
        <w:rPr>
          <w:rFonts w:ascii="Segoe UI" w:eastAsiaTheme="minorEastAsia" w:hAnsi="Segoe UI" w:cs="Segoe UI" w:hint="cs"/>
          <w:rtl/>
        </w:rPr>
        <w:t xml:space="preserve"> </w:t>
      </w:r>
      <w:r w:rsidR="006016A4">
        <w:rPr>
          <w:rFonts w:ascii="Segoe UI" w:eastAsiaTheme="minorEastAsia" w:hAnsi="Segoe UI" w:cs="Segoe UI"/>
        </w:rPr>
        <w:br/>
      </w:r>
      <w:r w:rsidR="006016A4">
        <w:rPr>
          <w:rFonts w:ascii="Segoe UI" w:eastAsiaTheme="minorEastAsia" w:hAnsi="Segoe UI" w:cs="Segoe UI"/>
        </w:rPr>
        <w:br/>
      </w:r>
    </w:p>
    <w:p w14:paraId="5D554ABC" w14:textId="77777777" w:rsidR="003174AC" w:rsidRDefault="003174AC">
      <w:pPr>
        <w:spacing w:line="278" w:lineRule="auto"/>
        <w:rPr>
          <w:rFonts w:ascii="Segoe UI" w:eastAsiaTheme="minorEastAsia" w:hAnsi="Segoe UI" w:cs="Segoe UI"/>
          <w:rtl/>
        </w:rPr>
      </w:pPr>
      <w:r>
        <w:rPr>
          <w:rFonts w:ascii="Segoe UI" w:eastAsiaTheme="minorEastAsia" w:hAnsi="Segoe UI" w:cs="Segoe UI"/>
          <w:rtl/>
        </w:rPr>
        <w:br w:type="page"/>
      </w:r>
    </w:p>
    <w:p w14:paraId="1598194E" w14:textId="68A27632" w:rsidR="004310C6" w:rsidRPr="003A48B2" w:rsidRDefault="003064D5" w:rsidP="003A48B2">
      <w:pPr>
        <w:bidi/>
        <w:rPr>
          <w:rFonts w:ascii="Segoe UI" w:hAnsi="Segoe UI" w:cs="Segoe UI"/>
          <w:i/>
          <w:rtl/>
        </w:rPr>
      </w:pPr>
      <w:r>
        <w:rPr>
          <w:rFonts w:ascii="Segoe UI" w:hAnsi="Segoe UI" w:cs="Segoe UI"/>
          <w:b/>
          <w:bCs/>
          <w:noProof/>
          <w:u w:val="single"/>
          <w:rtl/>
          <w:lang w:val="he-IL"/>
        </w:rPr>
        <mc:AlternateContent>
          <mc:Choice Requires="wpg">
            <w:drawing>
              <wp:anchor distT="0" distB="0" distL="114300" distR="114300" simplePos="0" relativeHeight="251658249" behindDoc="0" locked="0" layoutInCell="1" allowOverlap="1" wp14:anchorId="09C2338F" wp14:editId="0612F1A8">
                <wp:simplePos x="0" y="0"/>
                <wp:positionH relativeFrom="page">
                  <wp:posOffset>2081284</wp:posOffset>
                </wp:positionH>
                <wp:positionV relativeFrom="paragraph">
                  <wp:posOffset>525439</wp:posOffset>
                </wp:positionV>
                <wp:extent cx="4947312" cy="3821373"/>
                <wp:effectExtent l="0" t="0" r="0" b="0"/>
                <wp:wrapNone/>
                <wp:docPr id="1180220861" name="Group 82"/>
                <wp:cNvGraphicFramePr/>
                <a:graphic xmlns:a="http://schemas.openxmlformats.org/drawingml/2006/main">
                  <a:graphicData uri="http://schemas.microsoft.com/office/word/2010/wordprocessingGroup">
                    <wpg:wgp>
                      <wpg:cNvGrpSpPr/>
                      <wpg:grpSpPr>
                        <a:xfrm>
                          <a:off x="0" y="0"/>
                          <a:ext cx="4947312" cy="3821373"/>
                          <a:chOff x="-824686" y="805294"/>
                          <a:chExt cx="3833369" cy="3522946"/>
                        </a:xfrm>
                      </wpg:grpSpPr>
                      <wps:wsp>
                        <wps:cNvPr id="1635631949" name="Text Box 2"/>
                        <wps:cNvSpPr txBox="1">
                          <a:spLocks noChangeArrowheads="1"/>
                        </wps:cNvSpPr>
                        <wps:spPr bwMode="auto">
                          <a:xfrm>
                            <a:off x="-703325" y="3971245"/>
                            <a:ext cx="3712008" cy="356995"/>
                          </a:xfrm>
                          <a:prstGeom prst="rect">
                            <a:avLst/>
                          </a:prstGeom>
                          <a:noFill/>
                          <a:ln w="9525">
                            <a:noFill/>
                            <a:miter lim="800000"/>
                            <a:headEnd/>
                            <a:tailEnd/>
                          </a:ln>
                        </wps:spPr>
                        <wps:txbx>
                          <w:txbxContent>
                            <w:p w14:paraId="497093C8" w14:textId="5C7CE807" w:rsidR="001625AC" w:rsidRPr="002F5F3C" w:rsidRDefault="002F5F3C" w:rsidP="002F5F3C">
                              <w:pPr>
                                <w:rPr>
                                  <w:rFonts w:ascii="Cambria Math" w:hAnsi="Cambria Math" w:cs="Segoe UI"/>
                                  <w:sz w:val="16"/>
                                  <w:szCs w:val="16"/>
                                  <w:rtl/>
                                  <w:oMath/>
                                </w:rPr>
                              </w:pPr>
                              <w:r w:rsidRPr="002F5F3C">
                                <w:rPr>
                                  <w:rFonts w:ascii="Segoe UI" w:hAnsi="Segoe UI" w:cs="Segoe UI"/>
                                  <w:b/>
                                  <w:bCs/>
                                  <w:sz w:val="16"/>
                                  <w:szCs w:val="16"/>
                                </w:rPr>
                                <w:t>Picture number (</w:t>
                              </w:r>
                              <w:r w:rsidR="00C734AD">
                                <w:rPr>
                                  <w:rFonts w:ascii="Segoe UI" w:hAnsi="Segoe UI" w:cs="Segoe UI"/>
                                  <w:b/>
                                  <w:bCs/>
                                  <w:sz w:val="16"/>
                                  <w:szCs w:val="16"/>
                                </w:rPr>
                                <w:t>7</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 2, with probability 5</w:t>
                              </w:r>
                              <w:r>
                                <w:rPr>
                                  <w:rFonts w:ascii="Segoe UI" w:hAnsi="Segoe UI" w:cs="Segoe UI"/>
                                  <w:b/>
                                  <w:bCs/>
                                  <w:sz w:val="16"/>
                                  <w:szCs w:val="16"/>
                                </w:rPr>
                                <w:t>%</w:t>
                              </w:r>
                              <m:oMath>
                                <m:r>
                                  <m:rPr>
                                    <m:sty m:val="bi"/>
                                  </m:rPr>
                                  <w:rPr>
                                    <w:rFonts w:ascii="Cambria Math"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598</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3084</m:t>
                                  </m:r>
                                  <m:r>
                                    <m:rPr>
                                      <m:sty m:val="bi"/>
                                    </m:rPr>
                                    <w:rPr>
                                      <w:rFonts w:ascii="Cambria Math" w:hAnsi="Cambria Math" w:cs="Segoe UI"/>
                                      <w:sz w:val="16"/>
                                      <w:szCs w:val="16"/>
                                    </w:rPr>
                                    <m:t>, Average time 1.0411</m:t>
                                  </m:r>
                                </m:oMath>
                              </m:oMathPara>
                            </w:p>
                            <w:p w14:paraId="7EE23FC9" w14:textId="77777777" w:rsidR="003174AC" w:rsidRPr="00C37C64" w:rsidRDefault="003174AC" w:rsidP="003174AC">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1903029144" name="Picture 81"/>
                          <pic:cNvPicPr>
                            <a:picLocks noChangeAspect="1"/>
                          </pic:cNvPicPr>
                        </pic:nvPicPr>
                        <pic:blipFill rotWithShape="1">
                          <a:blip r:embed="rId22">
                            <a:extLst>
                              <a:ext uri="{28A0092B-C50C-407E-A947-70E740481C1C}">
                                <a14:useLocalDpi xmlns:a14="http://schemas.microsoft.com/office/drawing/2010/main" val="0"/>
                              </a:ext>
                            </a:extLst>
                          </a:blip>
                          <a:srcRect l="4864" t="10732" r="7776" b="3521"/>
                          <a:stretch/>
                        </pic:blipFill>
                        <pic:spPr bwMode="auto">
                          <a:xfrm>
                            <a:off x="-824686" y="805294"/>
                            <a:ext cx="3615235" cy="316659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9C2338F" id="_x0000_s1044" style="position:absolute;left:0;text-align:left;margin-left:163.9pt;margin-top:41.35pt;width:389.55pt;height:300.9pt;z-index:251658249;mso-position-horizontal-relative:page;mso-width-relative:margin;mso-height-relative:margin" coordorigin="-8246,8052" coordsize="38333,35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">
                <v:shape id="_x0000_s1045" type="#_x0000_t202" style="position:absolute;left:-7033;top:39712;width:37119;height:3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" filled="f" stroked="f">
                  <v:textbox>
                    <w:txbxContent>
                      <w:p w14:paraId="497093C8" w14:textId="5C7CE807" w:rsidR="001625AC" w:rsidRPr="002F5F3C" w:rsidRDefault="002F5F3C" w:rsidP="002F5F3C">
                        <w:pPr>
                          <w:rPr>
                            <w:rFonts w:ascii="Cambria Math" w:hAnsi="Cambria Math" w:cs="Segoe UI"/>
                            <w:sz w:val="16"/>
                            <w:szCs w:val="16"/>
                            <w:rtl/>
                            <w:oMath/>
                          </w:rPr>
                        </w:pPr>
                        <w:r w:rsidRPr="002F5F3C">
                          <w:rPr>
                            <w:rFonts w:ascii="Segoe UI" w:hAnsi="Segoe UI" w:cs="Segoe UI"/>
                            <w:b/>
                            <w:bCs/>
                            <w:sz w:val="16"/>
                            <w:szCs w:val="16"/>
                          </w:rPr>
                          <w:t>Picture number (</w:t>
                        </w:r>
                        <w:r w:rsidR="00C734AD">
                          <w:rPr>
                            <w:rFonts w:ascii="Segoe UI" w:hAnsi="Segoe UI" w:cs="Segoe UI"/>
                            <w:b/>
                            <w:bCs/>
                            <w:sz w:val="16"/>
                            <w:szCs w:val="16"/>
                          </w:rPr>
                          <w:t>7</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 2, with probability 5</w:t>
                        </w:r>
                        <w:r>
                          <w:rPr>
                            <w:rFonts w:ascii="Segoe UI" w:hAnsi="Segoe UI" w:cs="Segoe UI"/>
                            <w:b/>
                            <w:bCs/>
                            <w:sz w:val="16"/>
                            <w:szCs w:val="16"/>
                          </w:rPr>
                          <w:t>%</w:t>
                        </w:r>
                        <m:oMath>
                          <m:r>
                            <m:rPr>
                              <m:sty m:val="bi"/>
                            </m:rPr>
                            <w:rPr>
                              <w:rFonts w:ascii="Cambria Math"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598</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3084</m:t>
                            </m:r>
                            <m:r>
                              <m:rPr>
                                <m:sty m:val="bi"/>
                              </m:rPr>
                              <w:rPr>
                                <w:rFonts w:ascii="Cambria Math" w:hAnsi="Cambria Math" w:cs="Segoe UI"/>
                                <w:sz w:val="16"/>
                                <w:szCs w:val="16"/>
                              </w:rPr>
                              <m:t>, Average time 1.0411</m:t>
                            </m:r>
                          </m:oMath>
                        </m:oMathPara>
                      </w:p>
                      <w:p w14:paraId="7EE23FC9" w14:textId="77777777" w:rsidR="003174AC" w:rsidRPr="00C37C64" w:rsidRDefault="003174AC" w:rsidP="003174AC">
                        <w:pPr>
                          <w:bidi/>
                          <w:rPr>
                            <w:rFonts w:ascii="Segoe UI" w:hAnsi="Segoe UI" w:cs="Segoe UI"/>
                            <w:b/>
                            <w:bCs/>
                            <w:sz w:val="16"/>
                            <w:szCs w:val="16"/>
                            <w:rtl/>
                          </w:rPr>
                        </w:pPr>
                      </w:p>
                    </w:txbxContent>
                  </v:textbox>
                </v:shape>
                <v:shape id="Picture 81" o:spid="_x0000_s1046" type="#_x0000_t75" style="position:absolute;left:-8246;top:8052;width:36151;height:31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">
                  <v:imagedata r:id="rId23" o:title="" croptop="7033f" cropbottom="2308f" cropleft="3188f" cropright="5096f"/>
                </v:shape>
                <w10:wrap anchorx="page"/>
              </v:group>
            </w:pict>
          </mc:Fallback>
        </mc:AlternateContent>
      </w:r>
      <w:r w:rsidR="003F61DD">
        <w:rPr>
          <w:rFonts w:ascii="Segoe UI" w:eastAsiaTheme="minorEastAsia" w:hAnsi="Segoe UI" w:cs="Segoe UI" w:hint="cs"/>
          <w:rtl/>
        </w:rPr>
        <w:t xml:space="preserve">כעת נריץ את אלגוריתם </w:t>
      </w:r>
      <w:r w:rsidR="003F61DD">
        <w:rPr>
          <w:rFonts w:ascii="Segoe UI" w:eastAsiaTheme="minorEastAsia" w:hAnsi="Segoe UI" w:cs="Segoe UI"/>
        </w:rPr>
        <w:t xml:space="preserve">RRT </w:t>
      </w:r>
      <w:r w:rsidR="003F61DD">
        <w:rPr>
          <w:rFonts w:ascii="Segoe UI" w:eastAsiaTheme="minorEastAsia" w:hAnsi="Segoe UI" w:cs="Segoe UI" w:hint="cs"/>
          <w:rtl/>
        </w:rPr>
        <w:t xml:space="preserve"> </w:t>
      </w:r>
      <w:r w:rsidR="006016A4">
        <w:rPr>
          <w:rFonts w:ascii="Segoe UI" w:eastAsiaTheme="minorEastAsia" w:hAnsi="Segoe UI" w:cs="Segoe UI" w:hint="cs"/>
          <w:rtl/>
        </w:rPr>
        <w:t xml:space="preserve">עבור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1</m:t>
            </m:r>
          </m:sub>
        </m:sSub>
      </m:oMath>
      <w:r w:rsidR="006016A4">
        <w:rPr>
          <w:rFonts w:ascii="Segoe UI" w:eastAsiaTheme="minorEastAsia" w:hAnsi="Segoe UI" w:cs="Segoe UI"/>
        </w:rPr>
        <w:t>:</w:t>
      </w:r>
      <w:r w:rsidR="000E07AF">
        <w:rPr>
          <w:rFonts w:ascii="Segoe UI" w:eastAsiaTheme="minorEastAsia" w:hAnsi="Segoe UI" w:cs="Segoe UI" w:hint="cs"/>
          <w:rtl/>
        </w:rPr>
        <w:t xml:space="preserve"> </w:t>
      </w:r>
      <w:r>
        <w:rPr>
          <w:rFonts w:ascii="Segoe UI" w:eastAsiaTheme="minorEastAsia" w:hAnsi="Segoe UI" w:cs="Segoe UI"/>
          <w:rtl/>
        </w:rPr>
        <w:br/>
      </w:r>
      <w:r w:rsidR="000E07AF">
        <w:rPr>
          <w:rFonts w:ascii="Segoe UI" w:eastAsiaTheme="minorEastAsia" w:hAnsi="Segoe UI" w:cs="Segoe UI" w:hint="cs"/>
          <w:rtl/>
        </w:rPr>
        <w:t>התקבלה ריצה של</w:t>
      </w:r>
      <w:r w:rsidR="002C1B5D">
        <w:rPr>
          <w:rFonts w:ascii="Segoe UI" w:eastAsiaTheme="minorEastAsia" w:hAnsi="Segoe UI" w:cs="Segoe UI" w:hint="cs"/>
          <w:rtl/>
        </w:rPr>
        <w:t xml:space="preserve"> עם </w:t>
      </w:r>
      <w:r w:rsidR="00273517">
        <w:rPr>
          <w:rFonts w:ascii="Segoe UI" w:eastAsiaTheme="minorEastAsia" w:hAnsi="Segoe UI" w:cs="Segoe UI" w:hint="cs"/>
          <w:rtl/>
        </w:rPr>
        <w:t xml:space="preserve"> </w:t>
      </w:r>
      <m:oMath>
        <m:r>
          <w:rPr>
            <w:rFonts w:ascii="Cambria Math" w:eastAsiaTheme="minorEastAsia" w:hAnsi="Cambria Math" w:cs="Segoe UI"/>
          </w:rPr>
          <m:t>Cost=582.13,  time=0.30</m:t>
        </m:r>
      </m:oMath>
      <w:r w:rsidR="002C1B5D">
        <w:rPr>
          <w:rFonts w:ascii="Segoe UI" w:eastAsiaTheme="minorEastAsia" w:hAnsi="Segoe UI" w:cs="Segoe UI" w:hint="cs"/>
          <w:rtl/>
        </w:rPr>
        <w:t xml:space="preserve"> כאשר ההסתברות היא 5%.</w:t>
      </w:r>
      <w:r w:rsidR="003174AC">
        <w:rPr>
          <w:rFonts w:ascii="Segoe UI" w:eastAsiaTheme="minorEastAsia" w:hAnsi="Segoe UI" w:cs="Segoe UI"/>
          <w:rtl/>
        </w:rPr>
        <w:br/>
      </w:r>
      <w:r w:rsidR="00E34D61" w:rsidRPr="003A48B2">
        <w:rPr>
          <w:rFonts w:ascii="Segoe UI" w:eastAsiaTheme="minorEastAsia" w:hAnsi="Segoe UI" w:cs="Segoe UI"/>
          <w:rtl/>
        </w:rPr>
        <w:br/>
      </w:r>
    </w:p>
    <w:p w14:paraId="3BC96B08" w14:textId="27D480C6" w:rsidR="00C07E91" w:rsidRDefault="00FF27E4" w:rsidP="007503B5">
      <w:pPr>
        <w:bidi/>
        <w:spacing w:line="278" w:lineRule="auto"/>
        <w:rPr>
          <w:rFonts w:ascii="Segoe UI" w:eastAsiaTheme="minorEastAsia" w:hAnsi="Segoe UI" w:cs="Segoe UI"/>
          <w:i/>
        </w:rPr>
      </w:pP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Pr="00D107B8">
        <w:rPr>
          <w:rFonts w:ascii="Segoe UI" w:eastAsiaTheme="minorEastAsia" w:hAnsi="Segoe UI" w:cs="Segoe UI"/>
          <w:i/>
        </w:rPr>
        <w:br/>
      </w:r>
      <w:r w:rsidR="003064D5">
        <w:rPr>
          <w:rFonts w:ascii="Segoe UI" w:eastAsiaTheme="minorEastAsia" w:hAnsi="Segoe UI" w:cs="Segoe UI" w:hint="cs"/>
          <w:rtl/>
        </w:rPr>
        <w:t xml:space="preserve">התקבלה ריצה של עם  </w:t>
      </w:r>
      <m:oMath>
        <m:r>
          <w:rPr>
            <w:rFonts w:ascii="Cambria Math" w:eastAsiaTheme="minorEastAsia" w:hAnsi="Cambria Math" w:cs="Segoe UI"/>
          </w:rPr>
          <m:t>Cost=456.02,  time=1.16</m:t>
        </m:r>
      </m:oMath>
      <w:r w:rsidR="003064D5">
        <w:rPr>
          <w:rFonts w:ascii="Segoe UI" w:eastAsiaTheme="minorEastAsia" w:hAnsi="Segoe UI" w:cs="Segoe UI" w:hint="cs"/>
          <w:rtl/>
        </w:rPr>
        <w:t xml:space="preserve"> כאשר ההסתברות היא </w:t>
      </w:r>
      <w:r w:rsidR="00DB082E">
        <w:rPr>
          <w:rFonts w:ascii="Segoe UI" w:eastAsiaTheme="minorEastAsia" w:hAnsi="Segoe UI" w:cs="Segoe UI" w:hint="cs"/>
          <w:rtl/>
        </w:rPr>
        <w:t>40</w:t>
      </w:r>
      <w:r w:rsidR="003064D5">
        <w:rPr>
          <w:rFonts w:ascii="Segoe UI" w:eastAsiaTheme="minorEastAsia" w:hAnsi="Segoe UI" w:cs="Segoe UI" w:hint="cs"/>
          <w:rtl/>
        </w:rPr>
        <w:t>%.</w:t>
      </w:r>
    </w:p>
    <w:p w14:paraId="59DB3505" w14:textId="3BF18B24" w:rsidR="006967B8" w:rsidRPr="006112A7" w:rsidRDefault="003064D5" w:rsidP="006967B8">
      <w:pPr>
        <w:bidi/>
        <w:spacing w:line="278" w:lineRule="auto"/>
        <w:rPr>
          <w:rFonts w:ascii="Segoe UI" w:eastAsiaTheme="minorEastAsia" w:hAnsi="Segoe UI" w:cs="Segoe UI"/>
          <w:i/>
          <w:rtl/>
        </w:rPr>
      </w:pPr>
      <w:r>
        <w:rPr>
          <w:rFonts w:ascii="Segoe UI" w:eastAsiaTheme="minorEastAsia" w:hAnsi="Segoe UI" w:cs="Segoe UI"/>
          <w:i/>
          <w:noProof/>
        </w:rPr>
        <mc:AlternateContent>
          <mc:Choice Requires="wpg">
            <w:drawing>
              <wp:anchor distT="0" distB="0" distL="114300" distR="114300" simplePos="0" relativeHeight="251658247" behindDoc="0" locked="0" layoutInCell="1" allowOverlap="1" wp14:anchorId="2681A42E" wp14:editId="5B06A498">
                <wp:simplePos x="0" y="0"/>
                <wp:positionH relativeFrom="column">
                  <wp:posOffset>1371600</wp:posOffset>
                </wp:positionH>
                <wp:positionV relativeFrom="paragraph">
                  <wp:posOffset>143349</wp:posOffset>
                </wp:positionV>
                <wp:extent cx="4694829" cy="3719015"/>
                <wp:effectExtent l="0" t="0" r="0" b="0"/>
                <wp:wrapNone/>
                <wp:docPr id="314168825" name="Group 11"/>
                <wp:cNvGraphicFramePr/>
                <a:graphic xmlns:a="http://schemas.openxmlformats.org/drawingml/2006/main">
                  <a:graphicData uri="http://schemas.microsoft.com/office/word/2010/wordprocessingGroup">
                    <wpg:wgp>
                      <wpg:cNvGrpSpPr/>
                      <wpg:grpSpPr>
                        <a:xfrm>
                          <a:off x="0" y="0"/>
                          <a:ext cx="4694829" cy="3719015"/>
                          <a:chOff x="276044" y="379562"/>
                          <a:chExt cx="4694829" cy="3719015"/>
                        </a:xfrm>
                      </wpg:grpSpPr>
                      <wps:wsp>
                        <wps:cNvPr id="1013996073" name="Text Box 2"/>
                        <wps:cNvSpPr txBox="1">
                          <a:spLocks noChangeArrowheads="1"/>
                        </wps:cNvSpPr>
                        <wps:spPr bwMode="auto">
                          <a:xfrm>
                            <a:off x="293296" y="3700140"/>
                            <a:ext cx="4677577" cy="398437"/>
                          </a:xfrm>
                          <a:prstGeom prst="rect">
                            <a:avLst/>
                          </a:prstGeom>
                          <a:noFill/>
                          <a:ln w="9525">
                            <a:noFill/>
                            <a:miter lim="800000"/>
                            <a:headEnd/>
                            <a:tailEnd/>
                          </a:ln>
                        </wps:spPr>
                        <wps:txbx>
                          <w:txbxContent>
                            <w:p w14:paraId="6C94F9E8" w14:textId="3A0F67FF" w:rsidR="00C07E91" w:rsidRPr="00C734AD" w:rsidRDefault="00C734AD" w:rsidP="00C734AD">
                              <w:pPr>
                                <w:rPr>
                                  <w:rFonts w:ascii="Cambria Math" w:hAnsi="Cambria Math" w:cs="Segoe UI"/>
                                  <w:sz w:val="16"/>
                                  <w:szCs w:val="16"/>
                                  <w:rtl/>
                                  <w:oMath/>
                                </w:rPr>
                              </w:pPr>
                              <w:r w:rsidRPr="002F5F3C">
                                <w:rPr>
                                  <w:rFonts w:ascii="Segoe UI" w:hAnsi="Segoe UI" w:cs="Segoe UI"/>
                                  <w:b/>
                                  <w:bCs/>
                                  <w:sz w:val="16"/>
                                  <w:szCs w:val="16"/>
                                </w:rPr>
                                <w:t>Picture number (</w:t>
                              </w:r>
                              <w:r w:rsidR="00364402">
                                <w:rPr>
                                  <w:rFonts w:ascii="Segoe UI" w:hAnsi="Segoe UI" w:cs="Segoe UI"/>
                                  <w:b/>
                                  <w:bCs/>
                                  <w:sz w:val="16"/>
                                  <w:szCs w:val="16"/>
                                </w:rPr>
                                <w:t>8</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 2, with probability</w:t>
                              </w:r>
                              <w:r>
                                <w:rPr>
                                  <w:rFonts w:ascii="Segoe UI" w:hAnsi="Segoe UI" w:cs="Segoe UI"/>
                                  <w:b/>
                                  <w:bCs/>
                                  <w:sz w:val="16"/>
                                  <w:szCs w:val="16"/>
                                </w:rPr>
                                <w:t xml:space="preserve"> </w:t>
                              </w:r>
                              <m:oMath>
                                <m:r>
                                  <m:rPr>
                                    <m:sty m:val="bi"/>
                                  </m:rPr>
                                  <w:rPr>
                                    <w:rFonts w:ascii="Cambria Math" w:hAnsi="Cambria Math" w:cs="Segoe UI"/>
                                    <w:sz w:val="16"/>
                                    <w:szCs w:val="16"/>
                                  </w:rPr>
                                  <m:t xml:space="preserve">40% </m:t>
                                </m:r>
                              </m:oMath>
                              <w:r>
                                <w:rPr>
                                  <w:rFonts w:ascii="Segoe UI" w:eastAsiaTheme="minorEastAsia" w:hAnsi="Segoe UI" w:cs="Segoe UI"/>
                                  <w:b/>
                                  <w:bCs/>
                                  <w:sz w:val="16"/>
                                  <w:szCs w:val="16"/>
                                </w:rPr>
                                <w:t>.</w:t>
                              </w:r>
                              <w:r>
                                <w:rPr>
                                  <w:rFonts w:ascii="Segoe UI" w:eastAsiaTheme="minorEastAsia" w:hAnsi="Segoe UI" w:cs="Segoe UI"/>
                                  <w:b/>
                                  <w:bCs/>
                                  <w:sz w:val="16"/>
                                  <w:szCs w:val="16"/>
                                </w:rPr>
                                <w:br/>
                              </w:r>
                              <m:oMathPara>
                                <m:oMathParaPr>
                                  <m:jc m:val="left"/>
                                </m:oMathParaPr>
                                <m:oMath>
                                  <m:r>
                                    <m:rPr>
                                      <m:sty m:val="bi"/>
                                    </m:rPr>
                                    <w:rPr>
                                      <w:rFonts w:ascii="Cambria Math" w:hAnsi="Cambria Math" w:cs="Segoe UI"/>
                                      <w:sz w:val="16"/>
                                      <w:szCs w:val="16"/>
                                    </w:rPr>
                                    <m:t>Average cost of path: 604.3049, Average time 2.1332</m:t>
                                  </m:r>
                                </m:oMath>
                              </m:oMathPara>
                            </w:p>
                            <w:p w14:paraId="2A443105" w14:textId="77777777" w:rsidR="00C07E91" w:rsidRPr="00C37C64" w:rsidRDefault="00C07E91" w:rsidP="00C07E91">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2020419014" name="Picture 10"/>
                          <pic:cNvPicPr>
                            <a:picLocks noChangeAspect="1"/>
                          </pic:cNvPicPr>
                        </pic:nvPicPr>
                        <pic:blipFill rotWithShape="1">
                          <a:blip r:embed="rId24">
                            <a:extLst>
                              <a:ext uri="{28A0092B-C50C-407E-A947-70E740481C1C}">
                                <a14:useLocalDpi xmlns:a14="http://schemas.microsoft.com/office/drawing/2010/main" val="0"/>
                              </a:ext>
                            </a:extLst>
                          </a:blip>
                          <a:srcRect l="5941" t="9867" r="9134" b="4696"/>
                          <a:stretch/>
                        </pic:blipFill>
                        <pic:spPr bwMode="auto">
                          <a:xfrm>
                            <a:off x="276044" y="379562"/>
                            <a:ext cx="4355839" cy="3286664"/>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681A42E" id="Group 11" o:spid="_x0000_s1047" style="position:absolute;left:0;text-align:left;margin-left:108pt;margin-top:11.3pt;width:369.65pt;height:292.85pt;z-index:251658247;mso-width-relative:margin;mso-height-relative:margin" coordorigin="2760,3795" coordsize="46948,37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">
                <v:shape id="_x0000_s1048" type="#_x0000_t202" style="position:absolute;left:2932;top:37001;width:46776;height:3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" filled="f" stroked="f">
                  <v:textbox>
                    <w:txbxContent>
                      <w:p w14:paraId="6C94F9E8" w14:textId="3A0F67FF" w:rsidR="00C07E91" w:rsidRPr="00C734AD" w:rsidRDefault="00C734AD" w:rsidP="00C734AD">
                        <w:pPr>
                          <w:rPr>
                            <w:rFonts w:ascii="Cambria Math" w:hAnsi="Cambria Math" w:cs="Segoe UI"/>
                            <w:sz w:val="16"/>
                            <w:szCs w:val="16"/>
                            <w:rtl/>
                            <w:oMath/>
                          </w:rPr>
                        </w:pPr>
                        <w:r w:rsidRPr="002F5F3C">
                          <w:rPr>
                            <w:rFonts w:ascii="Segoe UI" w:hAnsi="Segoe UI" w:cs="Segoe UI"/>
                            <w:b/>
                            <w:bCs/>
                            <w:sz w:val="16"/>
                            <w:szCs w:val="16"/>
                          </w:rPr>
                          <w:t>Picture number (</w:t>
                        </w:r>
                        <w:r w:rsidR="00364402">
                          <w:rPr>
                            <w:rFonts w:ascii="Segoe UI" w:hAnsi="Segoe UI" w:cs="Segoe UI"/>
                            <w:b/>
                            <w:bCs/>
                            <w:sz w:val="16"/>
                            <w:szCs w:val="16"/>
                          </w:rPr>
                          <w:t>8</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 2, with probability</w:t>
                        </w:r>
                        <w:r>
                          <w:rPr>
                            <w:rFonts w:ascii="Segoe UI" w:hAnsi="Segoe UI" w:cs="Segoe UI"/>
                            <w:b/>
                            <w:bCs/>
                            <w:sz w:val="16"/>
                            <w:szCs w:val="16"/>
                          </w:rPr>
                          <w:t xml:space="preserve"> </w:t>
                        </w:r>
                        <m:oMath>
                          <m:r>
                            <m:rPr>
                              <m:sty m:val="bi"/>
                            </m:rPr>
                            <w:rPr>
                              <w:rFonts w:ascii="Cambria Math" w:hAnsi="Cambria Math" w:cs="Segoe UI"/>
                              <w:sz w:val="16"/>
                              <w:szCs w:val="16"/>
                            </w:rPr>
                            <m:t xml:space="preserve">40% </m:t>
                          </m:r>
                        </m:oMath>
                        <w:r>
                          <w:rPr>
                            <w:rFonts w:ascii="Segoe UI" w:eastAsiaTheme="minorEastAsia" w:hAnsi="Segoe UI" w:cs="Segoe UI"/>
                            <w:b/>
                            <w:bCs/>
                            <w:sz w:val="16"/>
                            <w:szCs w:val="16"/>
                          </w:rPr>
                          <w:t>.</w:t>
                        </w:r>
                        <w:r>
                          <w:rPr>
                            <w:rFonts w:ascii="Segoe UI" w:eastAsiaTheme="minorEastAsia" w:hAnsi="Segoe UI" w:cs="Segoe UI"/>
                            <w:b/>
                            <w:bCs/>
                            <w:sz w:val="16"/>
                            <w:szCs w:val="16"/>
                          </w:rPr>
                          <w:br/>
                        </w:r>
                        <m:oMathPara>
                          <m:oMathParaPr>
                            <m:jc m:val="left"/>
                          </m:oMathParaPr>
                          <m:oMath>
                            <m:r>
                              <m:rPr>
                                <m:sty m:val="bi"/>
                              </m:rPr>
                              <w:rPr>
                                <w:rFonts w:ascii="Cambria Math" w:hAnsi="Cambria Math" w:cs="Segoe UI"/>
                                <w:sz w:val="16"/>
                                <w:szCs w:val="16"/>
                              </w:rPr>
                              <m:t>Average cost of path: 604.3049, Average time 2.1332</m:t>
                            </m:r>
                          </m:oMath>
                        </m:oMathPara>
                      </w:p>
                      <w:p w14:paraId="2A443105" w14:textId="77777777" w:rsidR="00C07E91" w:rsidRPr="00C37C64" w:rsidRDefault="00C07E91" w:rsidP="00C07E91">
                        <w:pPr>
                          <w:bidi/>
                          <w:rPr>
                            <w:rFonts w:ascii="Segoe UI" w:hAnsi="Segoe UI" w:cs="Segoe UI"/>
                            <w:b/>
                            <w:bCs/>
                            <w:sz w:val="16"/>
                            <w:szCs w:val="16"/>
                            <w:rtl/>
                          </w:rPr>
                        </w:pPr>
                      </w:p>
                    </w:txbxContent>
                  </v:textbox>
                </v:shape>
                <v:shape id="Picture 10" o:spid="_x0000_s1049" type="#_x0000_t75" style="position:absolute;left:2760;top:3795;width:43558;height:32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">
                  <v:imagedata r:id="rId25" o:title="" croptop="6466f" cropbottom="3078f" cropleft="3893f" cropright="5986f"/>
                </v:shape>
              </v:group>
            </w:pict>
          </mc:Fallback>
        </mc:AlternateContent>
      </w:r>
      <w:r w:rsidR="00C07E91">
        <w:rPr>
          <w:rFonts w:ascii="Segoe UI" w:eastAsiaTheme="minorEastAsia" w:hAnsi="Segoe UI" w:cs="Segoe UI"/>
          <w:i/>
        </w:rPr>
        <w:br w:type="page"/>
      </w:r>
      <w:r w:rsidR="00FF27E4" w:rsidRPr="00D107B8">
        <w:rPr>
          <w:rFonts w:ascii="Segoe UI" w:eastAsiaTheme="minorEastAsia" w:hAnsi="Segoe UI" w:cs="Segoe UI"/>
          <w:i/>
        </w:rPr>
        <w:br/>
      </w:r>
      <w:r w:rsidR="006967B8">
        <w:rPr>
          <w:rFonts w:ascii="Segoe UI" w:hAnsi="Segoe UI" w:cs="Segoe UI" w:hint="cs"/>
          <w:rtl/>
        </w:rPr>
        <w:t xml:space="preserve">נסכם את התוצאות בטבלה עבור </w:t>
      </w:r>
      <m:oMath>
        <m:sSub>
          <m:sSubPr>
            <m:ctrlPr>
              <w:rPr>
                <w:rFonts w:ascii="Cambria Math" w:hAnsi="Cambria Math" w:cs="Segoe UI"/>
                <w:i/>
              </w:rPr>
            </m:ctrlPr>
          </m:sSubPr>
          <m:e>
            <m:r>
              <w:rPr>
                <w:rFonts w:ascii="Cambria Math" w:hAnsi="Cambria Math" w:cs="Segoe UI"/>
              </w:rPr>
              <m:t>E</m:t>
            </m:r>
          </m:e>
          <m:sub>
            <m:r>
              <w:rPr>
                <w:rFonts w:ascii="Cambria Math" w:hAnsi="Cambria Math" w:cs="Segoe UI"/>
              </w:rPr>
              <m:t>1</m:t>
            </m:r>
          </m:sub>
        </m:sSub>
      </m:oMath>
      <w:r w:rsidR="006967B8">
        <w:rPr>
          <w:rFonts w:ascii="Segoe UI" w:eastAsiaTheme="minorEastAsia" w:hAnsi="Segoe UI" w:cs="Segoe UI"/>
        </w:rPr>
        <w:t>:</w:t>
      </w:r>
    </w:p>
    <w:tbl>
      <w:tblPr>
        <w:tblStyle w:val="GridTable4-Accent1"/>
        <w:bidiVisual/>
        <w:tblW w:w="7260" w:type="dxa"/>
        <w:tblInd w:w="-256" w:type="dxa"/>
        <w:tblLook w:val="04A0" w:firstRow="1" w:lastRow="0" w:firstColumn="1" w:lastColumn="0" w:noHBand="0" w:noVBand="1"/>
      </w:tblPr>
      <w:tblGrid>
        <w:gridCol w:w="1919"/>
        <w:gridCol w:w="1892"/>
        <w:gridCol w:w="1744"/>
        <w:gridCol w:w="1705"/>
      </w:tblGrid>
      <w:tr w:rsidR="006967B8" w14:paraId="3F4FEB72" w14:textId="77777777" w:rsidTr="008301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1" w:type="dxa"/>
            <w:gridSpan w:val="2"/>
          </w:tcPr>
          <w:p w14:paraId="498DF2C9" w14:textId="77777777" w:rsidR="006967B8" w:rsidRPr="00AD5AC5" w:rsidRDefault="00395BE2" w:rsidP="00341CB2">
            <w:pPr>
              <w:pStyle w:val="ListParagraph"/>
              <w:bidi/>
              <w:ind w:left="0"/>
              <w:rPr>
                <w:rFonts w:asciiTheme="majorBidi" w:hAnsiTheme="majorBidi" w:cstheme="majorBidi"/>
                <w:rtl/>
              </w:rPr>
            </w:pPr>
            <m:oMathPara>
              <m:oMath>
                <m:func>
                  <m:funcPr>
                    <m:ctrlPr>
                      <w:rPr>
                        <w:rFonts w:ascii="Cambria Math" w:hAnsi="Cambria Math" w:cstheme="majorBidi"/>
                        <w:i/>
                        <w:kern w:val="0"/>
                        <w:sz w:val="22"/>
                        <w:szCs w:val="22"/>
                        <w14:ligatures w14:val="none"/>
                      </w:rPr>
                    </m:ctrlPr>
                  </m:funcPr>
                  <m:fName>
                    <m:r>
                      <m:rPr>
                        <m:sty m:val="b"/>
                      </m:rPr>
                      <w:rPr>
                        <w:rFonts w:ascii="Cambria Math" w:hAnsi="Cambria Math" w:cstheme="majorBidi"/>
                      </w:rPr>
                      <m:t>Pr</m:t>
                    </m:r>
                    <m:ctrlPr>
                      <w:rPr>
                        <w:rFonts w:ascii="Cambria Math" w:hAnsi="Cambria Math" w:cstheme="majorBidi"/>
                        <w:i/>
                      </w:rPr>
                    </m:ctrlPr>
                  </m:fName>
                  <m:e>
                    <m:r>
                      <m:rPr>
                        <m:sty m:val="bi"/>
                      </m:rPr>
                      <w:rPr>
                        <w:rFonts w:ascii="Cambria Math" w:hAnsi="Cambria Math" w:cstheme="majorBidi"/>
                      </w:rPr>
                      <m:t>=40%</m:t>
                    </m:r>
                  </m:e>
                </m:func>
              </m:oMath>
            </m:oMathPara>
          </w:p>
        </w:tc>
        <w:tc>
          <w:tcPr>
            <w:tcW w:w="3449" w:type="dxa"/>
            <w:gridSpan w:val="2"/>
          </w:tcPr>
          <w:p w14:paraId="65A7D286" w14:textId="77777777" w:rsidR="006967B8" w:rsidRPr="00AD5AC5" w:rsidRDefault="00395BE2" w:rsidP="00341CB2">
            <w:pPr>
              <w:pStyle w:val="ListParagraph"/>
              <w:bidi/>
              <w:ind w:left="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rPr>
            </w:pPr>
            <m:oMathPara>
              <m:oMath>
                <m:func>
                  <m:funcPr>
                    <m:ctrlPr>
                      <w:rPr>
                        <w:rFonts w:ascii="Cambria Math" w:hAnsi="Cambria Math" w:cstheme="majorBidi"/>
                        <w:i/>
                        <w:kern w:val="0"/>
                        <w:sz w:val="22"/>
                        <w:szCs w:val="22"/>
                        <w14:ligatures w14:val="none"/>
                      </w:rPr>
                    </m:ctrlPr>
                  </m:funcPr>
                  <m:fName>
                    <m:r>
                      <m:rPr>
                        <m:sty m:val="b"/>
                      </m:rPr>
                      <w:rPr>
                        <w:rFonts w:ascii="Cambria Math" w:hAnsi="Cambria Math" w:cstheme="majorBidi"/>
                      </w:rPr>
                      <m:t>Pr</m:t>
                    </m:r>
                    <m:ctrlPr>
                      <w:rPr>
                        <w:rFonts w:ascii="Cambria Math" w:hAnsi="Cambria Math" w:cstheme="majorBidi"/>
                        <w:i/>
                      </w:rPr>
                    </m:ctrlPr>
                  </m:fName>
                  <m:e>
                    <m:r>
                      <m:rPr>
                        <m:sty m:val="bi"/>
                      </m:rPr>
                      <w:rPr>
                        <w:rFonts w:ascii="Cambria Math" w:hAnsi="Cambria Math" w:cstheme="majorBidi"/>
                      </w:rPr>
                      <m:t>=5%</m:t>
                    </m:r>
                  </m:e>
                </m:func>
              </m:oMath>
            </m:oMathPara>
          </w:p>
        </w:tc>
      </w:tr>
      <w:tr w:rsidR="006967B8" w14:paraId="04AFAE10" w14:textId="77777777" w:rsidTr="00830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78083DC4" w14:textId="77777777" w:rsidR="006967B8" w:rsidRPr="00AD5AC5" w:rsidRDefault="006967B8" w:rsidP="00341CB2">
            <w:pPr>
              <w:pStyle w:val="ListParagraph"/>
              <w:bidi/>
              <w:ind w:left="0"/>
              <w:jc w:val="center"/>
              <w:rPr>
                <w:rFonts w:asciiTheme="majorBidi" w:hAnsiTheme="majorBidi" w:cstheme="majorBidi"/>
                <w:b w:val="0"/>
                <w:bCs w:val="0"/>
                <w:rtl/>
              </w:rPr>
            </w:pPr>
            <w:r w:rsidRPr="00AD5AC5">
              <w:rPr>
                <w:rFonts w:asciiTheme="majorBidi" w:hAnsiTheme="majorBidi" w:cstheme="majorBidi"/>
                <w:b w:val="0"/>
                <w:bCs w:val="0"/>
              </w:rPr>
              <w:t>Average Time</w:t>
            </w:r>
          </w:p>
        </w:tc>
        <w:tc>
          <w:tcPr>
            <w:tcW w:w="1892" w:type="dxa"/>
          </w:tcPr>
          <w:p w14:paraId="6F3681BC" w14:textId="77777777" w:rsidR="006967B8" w:rsidRPr="00AD5AC5" w:rsidRDefault="006967B8" w:rsidP="00341CB2">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AD5AC5">
              <w:rPr>
                <w:rFonts w:asciiTheme="majorBidi" w:hAnsiTheme="majorBidi" w:cstheme="majorBidi"/>
              </w:rPr>
              <w:t>Average Cost</w:t>
            </w:r>
          </w:p>
        </w:tc>
        <w:tc>
          <w:tcPr>
            <w:tcW w:w="1744" w:type="dxa"/>
          </w:tcPr>
          <w:p w14:paraId="191BFB1E" w14:textId="77777777" w:rsidR="006967B8" w:rsidRPr="00AD5AC5" w:rsidRDefault="006967B8" w:rsidP="00341CB2">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AD5AC5">
              <w:rPr>
                <w:rFonts w:asciiTheme="majorBidi" w:hAnsiTheme="majorBidi" w:cstheme="majorBidi"/>
              </w:rPr>
              <w:t>Average Time</w:t>
            </w:r>
          </w:p>
        </w:tc>
        <w:tc>
          <w:tcPr>
            <w:tcW w:w="1705" w:type="dxa"/>
          </w:tcPr>
          <w:p w14:paraId="617D5E13" w14:textId="77777777" w:rsidR="006967B8" w:rsidRPr="00AD5AC5" w:rsidRDefault="006967B8" w:rsidP="00341CB2">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sidRPr="00AD5AC5">
              <w:rPr>
                <w:rFonts w:asciiTheme="majorBidi" w:hAnsiTheme="majorBidi" w:cstheme="majorBidi"/>
              </w:rPr>
              <w:t>Average Cost</w:t>
            </w:r>
          </w:p>
        </w:tc>
      </w:tr>
      <w:tr w:rsidR="006967B8" w14:paraId="527682B2" w14:textId="77777777" w:rsidTr="00830148">
        <w:tc>
          <w:tcPr>
            <w:cnfStyle w:val="001000000000" w:firstRow="0" w:lastRow="0" w:firstColumn="1" w:lastColumn="0" w:oddVBand="0" w:evenVBand="0" w:oddHBand="0" w:evenHBand="0" w:firstRowFirstColumn="0" w:firstRowLastColumn="0" w:lastRowFirstColumn="0" w:lastRowLastColumn="0"/>
            <w:tcW w:w="1919" w:type="dxa"/>
          </w:tcPr>
          <w:p w14:paraId="62B5598D" w14:textId="4DACD00B" w:rsidR="006967B8" w:rsidRPr="00983D7D" w:rsidRDefault="00983D7D" w:rsidP="00341CB2">
            <w:pPr>
              <w:pStyle w:val="ListParagraph"/>
              <w:bidi/>
              <w:ind w:left="0"/>
              <w:rPr>
                <w:rFonts w:ascii="Cambria Math" w:hAnsi="Cambria Math" w:cstheme="majorBidi"/>
                <w:b w:val="0"/>
                <w:bCs w:val="0"/>
                <w:i/>
                <w:rtl/>
              </w:rPr>
            </w:pPr>
            <m:oMathPara>
              <m:oMath>
                <m:r>
                  <w:rPr>
                    <w:rFonts w:ascii="Cambria Math" w:hAnsi="Cambria Math" w:cstheme="majorBidi"/>
                  </w:rPr>
                  <m:t>2.1332</m:t>
                </m:r>
              </m:oMath>
            </m:oMathPara>
          </w:p>
        </w:tc>
        <w:tc>
          <w:tcPr>
            <w:tcW w:w="1892" w:type="dxa"/>
          </w:tcPr>
          <w:p w14:paraId="623969D6" w14:textId="1BF3CD48" w:rsidR="006967B8" w:rsidRPr="00AD5AC5" w:rsidRDefault="001625AC" w:rsidP="00341CB2">
            <w:pPr>
              <w:pStyle w:val="ListParagraph"/>
              <w:bidi/>
              <w:ind w:left="0"/>
              <w:cnfStyle w:val="000000000000" w:firstRow="0" w:lastRow="0" w:firstColumn="0" w:lastColumn="0" w:oddVBand="0" w:evenVBand="0" w:oddHBand="0" w:evenHBand="0" w:firstRowFirstColumn="0" w:firstRowLastColumn="0" w:lastRowFirstColumn="0" w:lastRowLastColumn="0"/>
              <w:rPr>
                <w:rFonts w:ascii="Cambria Math" w:hAnsi="Cambria Math" w:cstheme="majorBidi"/>
                <w:i/>
                <w:rtl/>
              </w:rPr>
            </w:pPr>
            <m:oMathPara>
              <m:oMath>
                <m:r>
                  <w:rPr>
                    <w:rFonts w:ascii="Cambria Math" w:hAnsi="Cambria Math" w:cstheme="majorBidi"/>
                  </w:rPr>
                  <m:t>604.3049</m:t>
                </m:r>
              </m:oMath>
            </m:oMathPara>
          </w:p>
        </w:tc>
        <w:tc>
          <w:tcPr>
            <w:tcW w:w="1744" w:type="dxa"/>
          </w:tcPr>
          <w:p w14:paraId="4F9E1AFF" w14:textId="2DC9EC83" w:rsidR="006967B8" w:rsidRPr="00830148" w:rsidRDefault="001625AC" w:rsidP="00341CB2">
            <w:pPr>
              <w:pStyle w:val="ListParagraph"/>
              <w:bidi/>
              <w:ind w:left="0"/>
              <w:cnfStyle w:val="000000000000" w:firstRow="0" w:lastRow="0" w:firstColumn="0" w:lastColumn="0" w:oddVBand="0" w:evenVBand="0" w:oddHBand="0" w:evenHBand="0" w:firstRowFirstColumn="0" w:firstRowLastColumn="0" w:lastRowFirstColumn="0" w:lastRowLastColumn="0"/>
              <w:rPr>
                <w:rFonts w:ascii="Cambria Math" w:hAnsi="Cambria Math" w:cstheme="majorBidi"/>
                <w:i/>
                <w:rtl/>
              </w:rPr>
            </w:pPr>
            <m:oMathPara>
              <m:oMath>
                <m:r>
                  <w:rPr>
                    <w:rFonts w:ascii="Cambria Math" w:hAnsi="Cambria Math" w:cstheme="majorBidi"/>
                  </w:rPr>
                  <m:t>1.0411</m:t>
                </m:r>
              </m:oMath>
            </m:oMathPara>
          </w:p>
        </w:tc>
        <w:tc>
          <w:tcPr>
            <w:tcW w:w="1705" w:type="dxa"/>
          </w:tcPr>
          <w:p w14:paraId="7F7E83D2" w14:textId="22454CFF" w:rsidR="006967B8" w:rsidRPr="00830148" w:rsidRDefault="001625AC" w:rsidP="00341CB2">
            <w:pPr>
              <w:pStyle w:val="ListParagraph"/>
              <w:bidi/>
              <w:ind w:left="0"/>
              <w:cnfStyle w:val="000000000000" w:firstRow="0" w:lastRow="0" w:firstColumn="0" w:lastColumn="0" w:oddVBand="0" w:evenVBand="0" w:oddHBand="0" w:evenHBand="0" w:firstRowFirstColumn="0" w:firstRowLastColumn="0" w:lastRowFirstColumn="0" w:lastRowLastColumn="0"/>
              <w:rPr>
                <w:rFonts w:ascii="Cambria Math" w:hAnsi="Cambria Math" w:cstheme="majorBidi"/>
                <w:i/>
                <w:rtl/>
              </w:rPr>
            </w:pPr>
            <m:oMathPara>
              <m:oMath>
                <m:r>
                  <w:rPr>
                    <w:rFonts w:ascii="Cambria Math" w:hAnsi="Cambria Math" w:cstheme="majorBidi"/>
                  </w:rPr>
                  <m:t>598.3084</m:t>
                </m:r>
              </m:oMath>
            </m:oMathPara>
          </w:p>
        </w:tc>
      </w:tr>
    </w:tbl>
    <w:p w14:paraId="3E92C2DF" w14:textId="77777777" w:rsidR="007E57EF" w:rsidRDefault="007E57EF" w:rsidP="00E50FDD">
      <w:pPr>
        <w:bidi/>
        <w:rPr>
          <w:rFonts w:ascii="Segoe UI" w:hAnsi="Segoe UI" w:cs="Segoe UI"/>
          <w:rtl/>
        </w:rPr>
      </w:pPr>
    </w:p>
    <w:p w14:paraId="6BC72F3B" w14:textId="381C9C09" w:rsidR="00FD31D8" w:rsidRDefault="007E57EF" w:rsidP="006B469F">
      <w:pPr>
        <w:bidi/>
        <w:rPr>
          <w:rFonts w:ascii="Segoe UI" w:eastAsiaTheme="minorEastAsia" w:hAnsi="Segoe UI" w:cs="Segoe UI"/>
          <w:rtl/>
        </w:rPr>
      </w:pPr>
      <w:r>
        <w:rPr>
          <w:rFonts w:ascii="Segoe UI" w:hAnsi="Segoe UI" w:cs="Segoe UI" w:hint="cs"/>
          <w:rtl/>
        </w:rPr>
        <w:t xml:space="preserve">3. </w:t>
      </w:r>
      <w:r w:rsidR="00AA726D">
        <w:rPr>
          <w:rFonts w:ascii="Segoe UI" w:hAnsi="Segoe UI" w:cs="Segoe UI" w:hint="cs"/>
          <w:rtl/>
        </w:rPr>
        <w:t xml:space="preserve">בסעיפים הקודמים ביצענו 10 </w:t>
      </w:r>
      <w:r w:rsidR="00C023EF">
        <w:rPr>
          <w:rFonts w:ascii="Segoe UI" w:hAnsi="Segoe UI" w:cs="Segoe UI" w:hint="cs"/>
          <w:rtl/>
        </w:rPr>
        <w:t>איטרציות</w:t>
      </w:r>
      <w:r w:rsidR="00AA726D">
        <w:rPr>
          <w:rFonts w:ascii="Segoe UI" w:hAnsi="Segoe UI" w:cs="Segoe UI" w:hint="cs"/>
          <w:rtl/>
        </w:rPr>
        <w:t xml:space="preserve"> לכל הסתברות שהתבקשנו לתעדף עבור </w:t>
      </w:r>
      <w:r w:rsidR="00AA726D">
        <w:rPr>
          <w:rFonts w:ascii="Segoe UI" w:hAnsi="Segoe UI" w:cs="Segoe UI"/>
        </w:rPr>
        <w:t>extend</w:t>
      </w:r>
      <w:r w:rsidR="00AA726D">
        <w:rPr>
          <w:rFonts w:ascii="Segoe UI" w:hAnsi="Segoe UI" w:cs="Segoe UI" w:hint="cs"/>
          <w:rtl/>
        </w:rPr>
        <w:t xml:space="preserve"> לפי </w:t>
      </w:r>
      <m:oMath>
        <m:sSub>
          <m:sSubPr>
            <m:ctrlPr>
              <w:rPr>
                <w:rFonts w:ascii="Cambria Math" w:hAnsi="Cambria Math" w:cs="Segoe UI"/>
                <w:i/>
              </w:rPr>
            </m:ctrlPr>
          </m:sSubPr>
          <m:e>
            <m:r>
              <w:rPr>
                <w:rFonts w:ascii="Cambria Math" w:hAnsi="Cambria Math" w:cs="Segoe UI"/>
              </w:rPr>
              <m:t>E</m:t>
            </m:r>
          </m:e>
          <m:sub>
            <m:r>
              <w:rPr>
                <w:rFonts w:ascii="Cambria Math" w:hAnsi="Cambria Math" w:cs="Segoe UI"/>
              </w:rPr>
              <m:t>1</m:t>
            </m:r>
          </m:sub>
        </m:sSub>
      </m:oMath>
      <w:r w:rsidR="00AA726D">
        <w:rPr>
          <w:rFonts w:ascii="Segoe UI" w:eastAsiaTheme="minorEastAsia" w:hAnsi="Segoe UI" w:cs="Segoe UI" w:hint="cs"/>
          <w:rtl/>
        </w:rPr>
        <w:t xml:space="preserve">, ו10 איטראציות עבור כל הסתברות וכל </w:t>
      </w:r>
      <m:oMath>
        <m:r>
          <w:rPr>
            <w:rFonts w:ascii="Cambria Math" w:eastAsiaTheme="minorEastAsia" w:hAnsi="Cambria Math" w:cs="Segoe UI"/>
          </w:rPr>
          <m:t>η</m:t>
        </m:r>
      </m:oMath>
      <w:r w:rsidR="00AA726D">
        <w:rPr>
          <w:rFonts w:ascii="Segoe UI" w:eastAsiaTheme="minorEastAsia" w:hAnsi="Segoe UI" w:cs="Segoe UI" w:hint="cs"/>
          <w:rtl/>
        </w:rPr>
        <w:t xml:space="preserve"> שניתן לנו.</w:t>
      </w:r>
      <w:r w:rsidR="00AA726D">
        <w:rPr>
          <w:rFonts w:ascii="Segoe UI" w:eastAsiaTheme="minorEastAsia" w:hAnsi="Segoe UI" w:cs="Segoe UI"/>
          <w:rtl/>
        </w:rPr>
        <w:br/>
      </w:r>
      <w:r w:rsidR="00842AF5">
        <w:rPr>
          <w:rFonts w:ascii="Segoe UI" w:hAnsi="Segoe UI" w:cs="Segoe UI" w:hint="cs"/>
          <w:rtl/>
        </w:rPr>
        <w:t xml:space="preserve">עבור </w:t>
      </w:r>
      <m:oMath>
        <m:sSub>
          <m:sSubPr>
            <m:ctrlPr>
              <w:rPr>
                <w:rFonts w:ascii="Cambria Math" w:hAnsi="Cambria Math" w:cs="Segoe UI"/>
                <w:i/>
              </w:rPr>
            </m:ctrlPr>
          </m:sSubPr>
          <m:e>
            <m:r>
              <w:rPr>
                <w:rFonts w:ascii="Cambria Math" w:hAnsi="Cambria Math" w:cs="Segoe UI"/>
              </w:rPr>
              <m:t>E</m:t>
            </m:r>
          </m:e>
          <m:sub>
            <m:r>
              <w:rPr>
                <w:rFonts w:ascii="Cambria Math" w:hAnsi="Cambria Math" w:cs="Segoe UI"/>
              </w:rPr>
              <m:t>1</m:t>
            </m:r>
          </m:sub>
        </m:sSub>
      </m:oMath>
      <w:r w:rsidR="00842AF5" w:rsidRPr="00842AF5">
        <w:rPr>
          <w:rFonts w:ascii="Segoe UI" w:eastAsiaTheme="minorEastAsia" w:hAnsi="Segoe UI" w:cs="Segoe UI" w:hint="cs"/>
          <w:rtl/>
        </w:rPr>
        <w:t xml:space="preserve"> </w:t>
      </w:r>
      <w:r w:rsidR="00842AF5">
        <w:rPr>
          <w:rFonts w:ascii="Segoe UI" w:eastAsiaTheme="minorEastAsia" w:hAnsi="Segoe UI" w:cs="Segoe UI" w:hint="cs"/>
          <w:rtl/>
        </w:rPr>
        <w:t xml:space="preserve">שבו השכן הקרוב ביותר מנסה לעשות  </w:t>
      </w:r>
      <w:r w:rsidR="00842AF5">
        <w:rPr>
          <w:rFonts w:ascii="Segoe UI" w:eastAsiaTheme="minorEastAsia" w:hAnsi="Segoe UI" w:cs="Segoe UI"/>
        </w:rPr>
        <w:t>extend</w:t>
      </w:r>
      <w:r w:rsidR="00842AF5">
        <w:rPr>
          <w:rFonts w:ascii="Segoe UI" w:eastAsiaTheme="minorEastAsia" w:hAnsi="Segoe UI" w:cs="Segoe UI" w:hint="cs"/>
          <w:rtl/>
        </w:rPr>
        <w:t xml:space="preserve"> לאורך כל הדרך לנק' הדגימה, התקבל הזמן הממוצע הנמוך ביותר.</w:t>
      </w:r>
      <w:r w:rsidR="00842AF5">
        <w:rPr>
          <w:rFonts w:ascii="Segoe UI" w:eastAsiaTheme="minorEastAsia" w:hAnsi="Segoe UI" w:cs="Segoe UI"/>
          <w:rtl/>
        </w:rPr>
        <w:br/>
      </w:r>
      <w:r w:rsidR="00842AF5">
        <w:rPr>
          <w:rFonts w:ascii="Segoe UI" w:eastAsiaTheme="minorEastAsia" w:hAnsi="Segoe UI" w:cs="Segoe UI" w:hint="cs"/>
          <w:rtl/>
        </w:rPr>
        <w:t xml:space="preserve">עבור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00842AF5">
        <w:rPr>
          <w:rFonts w:ascii="Segoe UI" w:eastAsiaTheme="minorEastAsia" w:hAnsi="Segoe UI" w:cs="Segoe UI" w:hint="cs"/>
          <w:rtl/>
        </w:rPr>
        <w:t xml:space="preserve"> </w:t>
      </w:r>
      <w:r w:rsidR="00842AF5">
        <w:rPr>
          <w:rFonts w:ascii="Segoe UI" w:eastAsiaTheme="minorEastAsia" w:hAnsi="Segoe UI" w:cs="Segoe UI"/>
          <w:rtl/>
        </w:rPr>
        <w:t>–</w:t>
      </w:r>
      <w:r w:rsidR="00842AF5">
        <w:rPr>
          <w:rFonts w:ascii="Segoe UI" w:eastAsiaTheme="minorEastAsia" w:hAnsi="Segoe UI" w:cs="Segoe UI" w:hint="cs"/>
          <w:rtl/>
        </w:rPr>
        <w:t xml:space="preserve"> שבו השכן הקרוב ביותר מנסה לעשות </w:t>
      </w:r>
      <w:r w:rsidR="00842AF5">
        <w:rPr>
          <w:rFonts w:ascii="Segoe UI" w:eastAsiaTheme="minorEastAsia" w:hAnsi="Segoe UI" w:cs="Segoe UI"/>
        </w:rPr>
        <w:t>extend</w:t>
      </w:r>
      <w:r w:rsidR="00842AF5">
        <w:rPr>
          <w:rFonts w:ascii="Segoe UI" w:eastAsiaTheme="minorEastAsia" w:hAnsi="Segoe UI" w:cs="Segoe UI" w:hint="cs"/>
          <w:rtl/>
        </w:rPr>
        <w:t xml:space="preserve"> לנק' הדגימה</w:t>
      </w:r>
      <w:r w:rsidR="00842AF5">
        <w:rPr>
          <w:rFonts w:ascii="Segoe UI" w:eastAsiaTheme="minorEastAsia" w:hAnsi="Segoe UI" w:cs="Segoe UI"/>
          <w:rtl/>
        </w:rPr>
        <w:t xml:space="preserve"> </w:t>
      </w:r>
      <w:r w:rsidR="00842AF5">
        <w:rPr>
          <w:rFonts w:ascii="Segoe UI" w:eastAsiaTheme="minorEastAsia" w:hAnsi="Segoe UI" w:cs="Segoe UI" w:hint="cs"/>
          <w:rtl/>
        </w:rPr>
        <w:t xml:space="preserve">רק ע"י צעד </w:t>
      </w:r>
      <m:oMath>
        <m:r>
          <w:rPr>
            <w:rFonts w:ascii="Cambria Math" w:eastAsiaTheme="minorEastAsia" w:hAnsi="Cambria Math" w:cs="Segoe UI"/>
          </w:rPr>
          <m:t>η</m:t>
        </m:r>
      </m:oMath>
      <w:r w:rsidR="00842AF5">
        <w:rPr>
          <w:rFonts w:ascii="Segoe UI" w:eastAsiaTheme="minorEastAsia" w:hAnsi="Segoe UI" w:cs="Segoe UI" w:hint="cs"/>
          <w:rtl/>
        </w:rPr>
        <w:t>, התקבל</w:t>
      </w:r>
      <w:r w:rsidR="008E17DB">
        <w:rPr>
          <w:rFonts w:ascii="Segoe UI" w:eastAsiaTheme="minorEastAsia" w:hAnsi="Segoe UI" w:cs="Segoe UI" w:hint="cs"/>
          <w:rtl/>
        </w:rPr>
        <w:t xml:space="preserve">ו מסלולים זולים בממוצע מ-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1</m:t>
            </m:r>
          </m:sub>
        </m:sSub>
      </m:oMath>
      <w:r w:rsidR="008E17DB">
        <w:rPr>
          <w:rFonts w:ascii="Segoe UI" w:eastAsiaTheme="minorEastAsia" w:hAnsi="Segoe UI" w:cs="Segoe UI" w:hint="cs"/>
          <w:rtl/>
        </w:rPr>
        <w:t xml:space="preserve">, ביותר זמן. כפי שהסברנו בסעיף הקודם, נרצה לבחור </w:t>
      </w:r>
      <m:oMath>
        <m:r>
          <w:rPr>
            <w:rFonts w:ascii="Cambria Math" w:eastAsiaTheme="minorEastAsia" w:hAnsi="Cambria Math" w:cs="Segoe UI"/>
          </w:rPr>
          <m:t>η=10</m:t>
        </m:r>
      </m:oMath>
      <w:r w:rsidR="008E17DB">
        <w:rPr>
          <w:rFonts w:ascii="Segoe UI" w:eastAsiaTheme="minorEastAsia" w:hAnsi="Segoe UI" w:cs="Segoe UI" w:hint="cs"/>
          <w:rtl/>
        </w:rPr>
        <w:t xml:space="preserve"> עבור מצב זה.</w:t>
      </w:r>
      <w:r w:rsidR="008E17DB">
        <w:rPr>
          <w:rFonts w:ascii="Segoe UI" w:eastAsiaTheme="minorEastAsia" w:hAnsi="Segoe UI" w:cs="Segoe UI"/>
          <w:rtl/>
        </w:rPr>
        <w:br/>
      </w:r>
      <w:r w:rsidR="008E17DB">
        <w:rPr>
          <w:rFonts w:ascii="Segoe UI" w:eastAsiaTheme="minorEastAsia" w:hAnsi="Segoe UI" w:cs="Segoe UI" w:hint="cs"/>
          <w:rtl/>
        </w:rPr>
        <w:t>בבחירת</w:t>
      </w:r>
      <w:r w:rsidR="00842AF5">
        <w:rPr>
          <w:rFonts w:ascii="Segoe UI" w:eastAsiaTheme="minorEastAsia" w:hAnsi="Segoe UI" w:cs="Segoe UI" w:hint="cs"/>
          <w:rtl/>
        </w:rPr>
        <w:t xml:space="preserve"> </w:t>
      </w:r>
      <w:r w:rsidR="00D557DA">
        <w:rPr>
          <w:rFonts w:ascii="Segoe UI" w:eastAsiaTheme="minorEastAsia" w:hAnsi="Segoe UI" w:cs="Segoe UI"/>
        </w:rPr>
        <w:t xml:space="preserve">extend </w:t>
      </w:r>
      <w:r w:rsidR="00D557DA">
        <w:rPr>
          <w:rFonts w:ascii="Segoe UI" w:eastAsiaTheme="minorEastAsia" w:hAnsi="Segoe UI" w:cs="Segoe UI" w:hint="cs"/>
          <w:rtl/>
        </w:rPr>
        <w:t xml:space="preserve"> </w:t>
      </w:r>
      <w:r w:rsidR="00F12411">
        <w:rPr>
          <w:rFonts w:ascii="Segoe UI" w:eastAsiaTheme="minorEastAsia" w:hAnsi="Segoe UI" w:cs="Segoe UI" w:hint="cs"/>
          <w:rtl/>
        </w:rPr>
        <w:t>או גודל צעד</w:t>
      </w:r>
      <w:r w:rsidR="00D557DA">
        <w:rPr>
          <w:rFonts w:ascii="Segoe UI" w:eastAsiaTheme="minorEastAsia" w:hAnsi="Segoe UI" w:cs="Segoe UI" w:hint="cs"/>
          <w:rtl/>
        </w:rPr>
        <w:t xml:space="preserve"> אנו נדרשים לבחור מה </w:t>
      </w:r>
      <w:r w:rsidR="00B03210">
        <w:rPr>
          <w:rFonts w:ascii="Segoe UI" w:eastAsiaTheme="minorEastAsia" w:hAnsi="Segoe UI" w:cs="Segoe UI" w:hint="cs"/>
          <w:rtl/>
        </w:rPr>
        <w:t>חשוב לנו יותר,</w:t>
      </w:r>
      <w:r w:rsidR="00D557DA">
        <w:rPr>
          <w:rFonts w:ascii="Segoe UI" w:eastAsiaTheme="minorEastAsia" w:hAnsi="Segoe UI" w:cs="Segoe UI" w:hint="cs"/>
          <w:rtl/>
        </w:rPr>
        <w:t xml:space="preserve"> </w:t>
      </w:r>
      <w:r w:rsidR="003B3565">
        <w:rPr>
          <w:rFonts w:ascii="Segoe UI" w:eastAsiaTheme="minorEastAsia" w:hAnsi="Segoe UI" w:cs="Segoe UI" w:hint="cs"/>
          <w:rtl/>
        </w:rPr>
        <w:t>זמן חישוב המסלול או מסלול זול ביותר</w:t>
      </w:r>
      <w:r w:rsidR="00F12411">
        <w:rPr>
          <w:rFonts w:ascii="Segoe UI" w:eastAsiaTheme="minorEastAsia" w:hAnsi="Segoe UI" w:cs="Segoe UI" w:hint="cs"/>
          <w:rtl/>
        </w:rPr>
        <w:t>. בחרנו ב</w:t>
      </w:r>
      <w:r w:rsidR="00F12411">
        <w:rPr>
          <w:rFonts w:ascii="Segoe UI" w:eastAsiaTheme="minorEastAsia" w:hAnsi="Segoe UI" w:cs="Segoe UI"/>
        </w:rPr>
        <w:t xml:space="preserve">extend </w:t>
      </w:r>
      <w:r w:rsidR="00F12411">
        <w:rPr>
          <w:rFonts w:ascii="Segoe UI" w:eastAsiaTheme="minorEastAsia" w:hAnsi="Segoe UI" w:cs="Segoe UI" w:hint="cs"/>
          <w:rtl/>
        </w:rPr>
        <w:t xml:space="preserve"> לפי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00F12411">
        <w:rPr>
          <w:rFonts w:ascii="Segoe UI" w:eastAsiaTheme="minorEastAsia" w:hAnsi="Segoe UI" w:cs="Segoe UI" w:hint="cs"/>
          <w:rtl/>
        </w:rPr>
        <w:t xml:space="preserve"> מכיוון שהיה הבדל משמעותי במחיר הממוצע למסלול</w:t>
      </w:r>
      <w:r w:rsidR="00B06488">
        <w:rPr>
          <w:rFonts w:ascii="Segoe UI" w:eastAsiaTheme="minorEastAsia" w:hAnsi="Segoe UI" w:cs="Segoe UI" w:hint="cs"/>
          <w:rtl/>
        </w:rPr>
        <w:t xml:space="preserve">, ו- </w:t>
      </w:r>
      <m:oMath>
        <m:r>
          <w:rPr>
            <w:rFonts w:ascii="Cambria Math" w:eastAsiaTheme="minorEastAsia" w:hAnsi="Cambria Math" w:cs="Segoe UI"/>
          </w:rPr>
          <m:t>η=10</m:t>
        </m:r>
      </m:oMath>
      <w:r w:rsidR="00943110">
        <w:rPr>
          <w:rFonts w:ascii="Segoe UI" w:eastAsiaTheme="minorEastAsia" w:hAnsi="Segoe UI" w:cs="Segoe UI" w:hint="cs"/>
          <w:rtl/>
        </w:rPr>
        <w:t xml:space="preserve"> מכיוון שבצעד זה נקבל מסלול זול ויחסית מהר</w:t>
      </w:r>
      <w:r w:rsidR="00707292">
        <w:rPr>
          <w:rFonts w:ascii="Segoe UI" w:eastAsiaTheme="minorEastAsia" w:hAnsi="Segoe UI" w:cs="Segoe UI" w:hint="cs"/>
          <w:rtl/>
        </w:rPr>
        <w:t xml:space="preserve"> (זמן שסביר שנספוג).</w:t>
      </w:r>
      <w:r w:rsidR="00842AF5">
        <w:rPr>
          <w:rFonts w:ascii="Segoe UI" w:eastAsiaTheme="minorEastAsia" w:hAnsi="Segoe UI" w:cs="Segoe UI"/>
          <w:rtl/>
        </w:rPr>
        <w:br/>
      </w:r>
      <w:r w:rsidR="00F71968">
        <w:rPr>
          <w:rFonts w:ascii="Segoe UI" w:eastAsiaTheme="minorEastAsia" w:hAnsi="Segoe UI" w:cs="Segoe UI"/>
          <w:rtl/>
        </w:rPr>
        <w:br/>
      </w:r>
      <w:r w:rsidR="00516B0C">
        <w:rPr>
          <w:rFonts w:ascii="Segoe UI" w:eastAsiaTheme="minorEastAsia" w:hAnsi="Segoe UI" w:cs="Segoe UI" w:hint="cs"/>
          <w:rtl/>
        </w:rPr>
        <w:t xml:space="preserve">מבחינת הסתברויות, </w:t>
      </w:r>
      <w:r w:rsidR="008B1F74">
        <w:rPr>
          <w:rFonts w:ascii="Segoe UI" w:eastAsiaTheme="minorEastAsia" w:hAnsi="Segoe UI" w:cs="Segoe UI" w:hint="cs"/>
          <w:rtl/>
        </w:rPr>
        <w:t xml:space="preserve">עבור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1</m:t>
            </m:r>
          </m:sub>
        </m:sSub>
      </m:oMath>
      <w:r w:rsidR="008B1F74">
        <w:rPr>
          <w:rFonts w:ascii="Segoe UI" w:eastAsiaTheme="minorEastAsia" w:hAnsi="Segoe UI" w:cs="Segoe UI" w:hint="cs"/>
          <w:rtl/>
        </w:rPr>
        <w:t xml:space="preserve"> התקבל</w:t>
      </w:r>
      <w:r w:rsidR="00F71968">
        <w:rPr>
          <w:rFonts w:ascii="Segoe UI" w:eastAsiaTheme="minorEastAsia" w:hAnsi="Segoe UI" w:cs="Segoe UI" w:hint="cs"/>
          <w:rtl/>
        </w:rPr>
        <w:t xml:space="preserve"> משמעותית זמן ריצה קצר יותר עבור הסתברות של </w:t>
      </w:r>
      <m:oMath>
        <m:r>
          <w:rPr>
            <w:rFonts w:ascii="Cambria Math" w:eastAsiaTheme="minorEastAsia" w:hAnsi="Cambria Math" w:cs="Segoe UI"/>
          </w:rPr>
          <m:t>40%</m:t>
        </m:r>
      </m:oMath>
      <w:r w:rsidR="00F71968">
        <w:rPr>
          <w:rFonts w:ascii="Segoe UI" w:eastAsiaTheme="minorEastAsia" w:hAnsi="Segoe UI" w:cs="Segoe UI" w:hint="cs"/>
          <w:rtl/>
        </w:rPr>
        <w:t xml:space="preserve"> אבל לא הבדל משמעותי בעלות, ויכול להיות שאם היינו מריצים מס' גדול בהרבה של ריצות היינו מקבלים תוצאות קצת שונות.</w:t>
      </w:r>
      <w:r w:rsidR="00F71968">
        <w:rPr>
          <w:rFonts w:ascii="Segoe UI" w:eastAsiaTheme="minorEastAsia" w:hAnsi="Segoe UI" w:cs="Segoe UI"/>
          <w:rtl/>
        </w:rPr>
        <w:br/>
      </w:r>
      <w:r w:rsidR="00F71968">
        <w:rPr>
          <w:rFonts w:ascii="Segoe UI" w:eastAsiaTheme="minorEastAsia" w:hAnsi="Segoe UI" w:cs="Segoe UI" w:hint="cs"/>
          <w:rtl/>
        </w:rPr>
        <w:t xml:space="preserve">עבור </w:t>
      </w:r>
      <w:r w:rsidR="00BD6FA6">
        <w:rPr>
          <w:rFonts w:ascii="Segoe UI" w:eastAsiaTheme="minorEastAsia" w:hAnsi="Segoe UI" w:cs="Segoe UI" w:hint="cs"/>
          <w:rtl/>
        </w:rPr>
        <w:t xml:space="preserve">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00F71968">
        <w:rPr>
          <w:rFonts w:ascii="Segoe UI" w:eastAsiaTheme="minorEastAsia" w:hAnsi="Segoe UI" w:cs="Segoe UI" w:hint="cs"/>
          <w:rtl/>
        </w:rPr>
        <w:t>,</w:t>
      </w:r>
      <w:r w:rsidR="00FD31D8">
        <w:rPr>
          <w:rFonts w:ascii="Segoe UI" w:eastAsiaTheme="minorEastAsia" w:hAnsi="Segoe UI" w:cs="Segoe UI" w:hint="cs"/>
          <w:rtl/>
        </w:rPr>
        <w:t xml:space="preserve"> </w:t>
      </w:r>
      <w:r w:rsidR="005927A9">
        <w:rPr>
          <w:rFonts w:ascii="Segoe UI" w:eastAsiaTheme="minorEastAsia" w:hAnsi="Segoe UI" w:cs="Segoe UI" w:hint="cs"/>
          <w:rtl/>
        </w:rPr>
        <w:t>התקבל כי זמני הריצה דווקא עלו כשהעלנו את</w:t>
      </w:r>
      <w:r w:rsidR="0054096C">
        <w:rPr>
          <w:rFonts w:ascii="Segoe UI" w:eastAsiaTheme="minorEastAsia" w:hAnsi="Segoe UI" w:cs="Segoe UI" w:hint="cs"/>
          <w:rtl/>
        </w:rPr>
        <w:t xml:space="preserve"> ההסתברות מ- </w:t>
      </w:r>
      <w:r w:rsidR="007022BB">
        <w:rPr>
          <w:rFonts w:ascii="Segoe UI" w:eastAsiaTheme="minorEastAsia" w:hAnsi="Segoe UI" w:cs="Segoe UI" w:hint="cs"/>
          <w:rtl/>
        </w:rPr>
        <w:t>5% ל- 40%</w:t>
      </w:r>
      <w:r w:rsidR="00963831">
        <w:rPr>
          <w:rFonts w:ascii="Segoe UI" w:eastAsiaTheme="minorEastAsia" w:hAnsi="Segoe UI" w:cs="Segoe UI" w:hint="cs"/>
          <w:rtl/>
        </w:rPr>
        <w:t xml:space="preserve">, אך המסלולים היו קצרים יותר מלבד של </w:t>
      </w:r>
      <m:oMath>
        <m:r>
          <w:rPr>
            <w:rFonts w:ascii="Cambria Math" w:eastAsiaTheme="minorEastAsia" w:hAnsi="Cambria Math" w:cs="Segoe UI"/>
          </w:rPr>
          <m:t>η=5</m:t>
        </m:r>
      </m:oMath>
      <w:r w:rsidR="00963831">
        <w:rPr>
          <w:rFonts w:ascii="Segoe UI" w:eastAsiaTheme="minorEastAsia" w:hAnsi="Segoe UI" w:cs="Segoe UI" w:hint="cs"/>
          <w:rtl/>
        </w:rPr>
        <w:t>, ושוב בגלל שהמודל הוא סטוכסטי, וביצענו ממוצע רק על עשר ריצות ולא יותר, יתכן והיינו מקבלים תוצאות שונות עבור מס' ריצות גבוה יותר.</w:t>
      </w:r>
      <w:r w:rsidR="00FD31D8">
        <w:rPr>
          <w:rFonts w:ascii="Segoe UI" w:eastAsiaTheme="minorEastAsia" w:hAnsi="Segoe UI" w:cs="Segoe UI"/>
          <w:rtl/>
        </w:rPr>
        <w:br/>
      </w:r>
    </w:p>
    <w:p w14:paraId="3F3E3290" w14:textId="7E307D60" w:rsidR="006112A7" w:rsidRPr="00DF35DD" w:rsidRDefault="00842AF5" w:rsidP="00DF35DD">
      <w:pPr>
        <w:bidi/>
        <w:rPr>
          <w:rFonts w:ascii="Segoe UI" w:hAnsi="Segoe UI" w:cs="Segoe UI"/>
          <w:rtl/>
        </w:rPr>
      </w:pPr>
      <w:r>
        <w:rPr>
          <w:rFonts w:ascii="Segoe UI" w:eastAsiaTheme="minorEastAsia" w:hAnsi="Segoe UI" w:cs="Segoe UI"/>
          <w:rtl/>
        </w:rPr>
        <w:br/>
      </w:r>
      <w:r w:rsidR="00AA726D">
        <w:rPr>
          <w:rFonts w:ascii="Segoe UI" w:hAnsi="Segoe UI" w:cs="Segoe UI"/>
          <w:rtl/>
        </w:rPr>
        <w:br/>
      </w:r>
      <w:r w:rsidR="00AA726D">
        <w:rPr>
          <w:rFonts w:ascii="Segoe UI" w:hAnsi="Segoe UI" w:cs="Segoe UI"/>
          <w:rtl/>
        </w:rPr>
        <w:br/>
      </w:r>
      <w:r w:rsidR="006B469F">
        <w:rPr>
          <w:rFonts w:ascii="Segoe UI" w:eastAsiaTheme="minorEastAsia" w:hAnsi="Segoe UI" w:cs="Segoe UI"/>
          <w:rtl/>
        </w:rPr>
        <w:br/>
      </w:r>
      <w:r w:rsidR="00FF27E4" w:rsidRPr="006967B8">
        <w:rPr>
          <w:rFonts w:ascii="Segoe UI" w:eastAsiaTheme="minorEastAsia" w:hAnsi="Segoe UI" w:cs="Segoe UI"/>
          <w:i/>
        </w:rPr>
        <w:br/>
      </w:r>
      <w:r w:rsidR="00FF27E4" w:rsidRPr="006967B8">
        <w:rPr>
          <w:rFonts w:ascii="Segoe UI" w:eastAsiaTheme="minorEastAsia" w:hAnsi="Segoe UI" w:cs="Segoe UI"/>
          <w:i/>
        </w:rPr>
        <w:br/>
      </w:r>
      <w:r w:rsidR="00FF27E4" w:rsidRPr="006967B8">
        <w:rPr>
          <w:rFonts w:ascii="Segoe UI" w:eastAsiaTheme="minorEastAsia" w:hAnsi="Segoe UI" w:cs="Segoe UI"/>
          <w:i/>
        </w:rPr>
        <w:br/>
      </w:r>
      <w:r w:rsidR="00FF27E4" w:rsidRPr="009F30AA">
        <w:rPr>
          <w:rFonts w:ascii="Segoe UI" w:eastAsiaTheme="minorEastAsia" w:hAnsi="Segoe UI" w:cs="Segoe UI"/>
          <w:i/>
        </w:rPr>
        <w:br/>
      </w:r>
      <w:r w:rsidR="00FF27E4" w:rsidRPr="009F30AA">
        <w:rPr>
          <w:rFonts w:ascii="Segoe UI" w:eastAsiaTheme="minorEastAsia" w:hAnsi="Segoe UI" w:cs="Segoe UI"/>
          <w:i/>
        </w:rPr>
        <w:br/>
      </w:r>
    </w:p>
    <w:p w14:paraId="1D7991FB" w14:textId="2DBC7A58" w:rsidR="00F75209" w:rsidRPr="00DF35DD" w:rsidRDefault="00705D37" w:rsidP="00DF35DD">
      <w:pPr>
        <w:bidi/>
        <w:spacing w:line="278" w:lineRule="auto"/>
        <w:rPr>
          <w:rFonts w:ascii="Segoe UI" w:hAnsi="Segoe UI" w:cs="Segoe UI"/>
          <w:b/>
          <w:bCs/>
        </w:rPr>
      </w:pPr>
      <w:r>
        <w:rPr>
          <w:rFonts w:ascii="Segoe UI" w:hAnsi="Segoe UI" w:cs="Segoe UI" w:hint="cs"/>
          <w:b/>
          <w:bCs/>
          <w:noProof/>
          <w:u w:val="single"/>
          <w:rtl/>
          <w:lang w:val="he-IL"/>
        </w:rPr>
        <mc:AlternateContent>
          <mc:Choice Requires="wpg">
            <w:drawing>
              <wp:anchor distT="0" distB="0" distL="114300" distR="114300" simplePos="0" relativeHeight="251658250" behindDoc="0" locked="0" layoutInCell="1" allowOverlap="1" wp14:anchorId="32AE4FE5" wp14:editId="35B27354">
                <wp:simplePos x="0" y="0"/>
                <wp:positionH relativeFrom="column">
                  <wp:posOffset>485775</wp:posOffset>
                </wp:positionH>
                <wp:positionV relativeFrom="paragraph">
                  <wp:posOffset>2308860</wp:posOffset>
                </wp:positionV>
                <wp:extent cx="4775200" cy="4629150"/>
                <wp:effectExtent l="0" t="0" r="6350" b="0"/>
                <wp:wrapNone/>
                <wp:docPr id="1491585554" name="Group 12"/>
                <wp:cNvGraphicFramePr/>
                <a:graphic xmlns:a="http://schemas.openxmlformats.org/drawingml/2006/main">
                  <a:graphicData uri="http://schemas.microsoft.com/office/word/2010/wordprocessingGroup">
                    <wpg:wgp>
                      <wpg:cNvGrpSpPr/>
                      <wpg:grpSpPr>
                        <a:xfrm>
                          <a:off x="0" y="0"/>
                          <a:ext cx="4775200" cy="4629150"/>
                          <a:chOff x="0" y="0"/>
                          <a:chExt cx="4775200" cy="4629150"/>
                        </a:xfrm>
                      </wpg:grpSpPr>
                      <pic:pic xmlns:pic="http://schemas.openxmlformats.org/drawingml/2006/picture">
                        <pic:nvPicPr>
                          <pic:cNvPr id="426647760" name="Picture 11"/>
                          <pic:cNvPicPr>
                            <a:picLocks noChangeAspect="1"/>
                          </pic:cNvPicPr>
                        </pic:nvPicPr>
                        <pic:blipFill rotWithShape="1">
                          <a:blip r:embed="rId26">
                            <a:extLst>
                              <a:ext uri="{28A0092B-C50C-407E-A947-70E740481C1C}">
                                <a14:useLocalDpi xmlns:a14="http://schemas.microsoft.com/office/drawing/2010/main" val="0"/>
                              </a:ext>
                            </a:extLst>
                          </a:blip>
                          <a:srcRect l="15545" t="10897" r="18910" b="5342"/>
                          <a:stretch/>
                        </pic:blipFill>
                        <pic:spPr bwMode="auto">
                          <a:xfrm>
                            <a:off x="200025" y="0"/>
                            <a:ext cx="4575175" cy="4385310"/>
                          </a:xfrm>
                          <a:prstGeom prst="rect">
                            <a:avLst/>
                          </a:prstGeom>
                          <a:noFill/>
                          <a:ln>
                            <a:noFill/>
                          </a:ln>
                          <a:extLst>
                            <a:ext uri="{53640926-AAD7-44D8-BBD7-CCE9431645EC}">
                              <a14:shadowObscured xmlns:a14="http://schemas.microsoft.com/office/drawing/2010/main"/>
                            </a:ext>
                          </a:extLst>
                        </pic:spPr>
                      </pic:pic>
                      <wps:wsp>
                        <wps:cNvPr id="1001165550" name="Text Box 2"/>
                        <wps:cNvSpPr txBox="1">
                          <a:spLocks noChangeArrowheads="1"/>
                        </wps:cNvSpPr>
                        <wps:spPr bwMode="auto">
                          <a:xfrm>
                            <a:off x="0" y="4400550"/>
                            <a:ext cx="4349006" cy="228600"/>
                          </a:xfrm>
                          <a:prstGeom prst="rect">
                            <a:avLst/>
                          </a:prstGeom>
                          <a:noFill/>
                          <a:ln w="9525">
                            <a:noFill/>
                            <a:miter lim="800000"/>
                            <a:headEnd/>
                            <a:tailEnd/>
                          </a:ln>
                        </wps:spPr>
                        <wps:txbx>
                          <w:txbxContent>
                            <w:p w14:paraId="29B43FC0" w14:textId="27E240AC" w:rsidR="00705D37" w:rsidRPr="00C37C64" w:rsidRDefault="002A1874" w:rsidP="002A1874">
                              <w:pPr>
                                <w:rPr>
                                  <w:rFonts w:ascii="Segoe UI" w:hAnsi="Segoe UI" w:cs="Segoe UI"/>
                                  <w:b/>
                                  <w:bCs/>
                                  <w:sz w:val="16"/>
                                  <w:szCs w:val="16"/>
                                  <w:rtl/>
                                </w:rPr>
                              </w:pPr>
                              <w:r w:rsidRPr="002A1874">
                                <w:rPr>
                                  <w:rFonts w:ascii="Segoe UI" w:hAnsi="Segoe UI" w:cs="Segoe UI"/>
                                  <w:b/>
                                  <w:bCs/>
                                  <w:sz w:val="16"/>
                                  <w:szCs w:val="16"/>
                                </w:rPr>
                                <w:t>Picture number (9): Running RCS map number 1</w:t>
                              </w:r>
                              <w:r w:rsidR="00395BE2">
                                <w:rPr>
                                  <w:rFonts w:ascii="Segoe UI" w:hAnsi="Segoe UI" w:cs="Segoe UI"/>
                                  <w:b/>
                                  <w:bCs/>
                                  <w:sz w:val="16"/>
                                  <w:szCs w:val="16"/>
                                </w:rPr>
                                <w:t>.</w:t>
                              </w:r>
                            </w:p>
                          </w:txbxContent>
                        </wps:txbx>
                        <wps:bodyPr rot="0" vert="horz" wrap="square" lIns="91440" tIns="45720" rIns="91440" bIns="45720" anchor="t" anchorCtr="0">
                          <a:noAutofit/>
                        </wps:bodyPr>
                      </wps:wsp>
                    </wpg:wgp>
                  </a:graphicData>
                </a:graphic>
              </wp:anchor>
            </w:drawing>
          </mc:Choice>
          <mc:Fallback>
            <w:pict>
              <v:group w14:anchorId="32AE4FE5" id="Group 12" o:spid="_x0000_s1050" style="position:absolute;left:0;text-align:left;margin-left:38.25pt;margin-top:181.8pt;width:376pt;height:364.5pt;z-index:251658250" coordsize="47752,46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&#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">
                <v:shape id="Picture 11" o:spid="_x0000_s1051" type="#_x0000_t75" style="position:absolute;left:2000;width:45752;height:43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">
                  <v:imagedata r:id="rId27" o:title="" croptop="7141f" cropbottom="3501f" cropleft="10188f" cropright="12393f"/>
                </v:shape>
                <v:shape id="_x0000_s1052" type="#_x0000_t202" style="position:absolute;top:44005;width:4349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" filled="f" stroked="f">
                  <v:textbox>
                    <w:txbxContent>
                      <w:p w14:paraId="29B43FC0" w14:textId="27E240AC" w:rsidR="00705D37" w:rsidRPr="00C37C64" w:rsidRDefault="002A1874" w:rsidP="002A1874">
                        <w:pPr>
                          <w:rPr>
                            <w:rFonts w:ascii="Segoe UI" w:hAnsi="Segoe UI" w:cs="Segoe UI"/>
                            <w:b/>
                            <w:bCs/>
                            <w:sz w:val="16"/>
                            <w:szCs w:val="16"/>
                            <w:rtl/>
                          </w:rPr>
                        </w:pPr>
                        <w:r w:rsidRPr="002A1874">
                          <w:rPr>
                            <w:rFonts w:ascii="Segoe UI" w:hAnsi="Segoe UI" w:cs="Segoe UI"/>
                            <w:b/>
                            <w:bCs/>
                            <w:sz w:val="16"/>
                            <w:szCs w:val="16"/>
                          </w:rPr>
                          <w:t>Picture number (9): Running RCS map number 1</w:t>
                        </w:r>
                        <w:r w:rsidR="00395BE2">
                          <w:rPr>
                            <w:rFonts w:ascii="Segoe UI" w:hAnsi="Segoe UI" w:cs="Segoe UI"/>
                            <w:b/>
                            <w:bCs/>
                            <w:sz w:val="16"/>
                            <w:szCs w:val="16"/>
                          </w:rPr>
                          <w:t>.</w:t>
                        </w:r>
                      </w:p>
                    </w:txbxContent>
                  </v:textbox>
                </v:shape>
              </v:group>
            </w:pict>
          </mc:Fallback>
        </mc:AlternateContent>
      </w:r>
      <w:r w:rsidR="00E50FDD">
        <w:rPr>
          <w:rFonts w:ascii="Segoe UI" w:hAnsi="Segoe UI" w:cs="Segoe UI" w:hint="cs"/>
          <w:b/>
          <w:bCs/>
          <w:u w:val="single"/>
          <w:rtl/>
        </w:rPr>
        <w:t xml:space="preserve">חלק 4: אלגוריתם </w:t>
      </w:r>
      <w:r w:rsidR="00E50FDD">
        <w:rPr>
          <w:rFonts w:ascii="Segoe UI" w:hAnsi="Segoe UI" w:cs="Segoe UI"/>
          <w:b/>
          <w:bCs/>
          <w:u w:val="single"/>
        </w:rPr>
        <w:t>RCS</w:t>
      </w:r>
      <w:r w:rsidR="00FF27E4" w:rsidRPr="006967B8">
        <w:rPr>
          <w:rFonts w:ascii="Segoe UI" w:eastAsiaTheme="minorEastAsia" w:hAnsi="Segoe UI" w:cs="Segoe UI"/>
          <w:i/>
        </w:rPr>
        <w:br/>
      </w:r>
      <w:r w:rsidR="00A338B6">
        <w:rPr>
          <w:rFonts w:ascii="Segoe UI" w:eastAsiaTheme="minorEastAsia" w:hAnsi="Segoe UI" w:cs="Segoe UI" w:hint="cs"/>
          <w:i/>
          <w:rtl/>
        </w:rPr>
        <w:t>1. ממשנו</w:t>
      </w:r>
      <w:r w:rsidR="009306E6">
        <w:rPr>
          <w:rFonts w:ascii="Segoe UI" w:eastAsiaTheme="minorEastAsia" w:hAnsi="Segoe UI" w:cs="Segoe UI" w:hint="cs"/>
          <w:i/>
          <w:rtl/>
        </w:rPr>
        <w:t xml:space="preserve"> את אלגוריתם </w:t>
      </w:r>
      <w:r w:rsidR="009306E6">
        <w:rPr>
          <w:rFonts w:ascii="Segoe UI" w:eastAsiaTheme="minorEastAsia" w:hAnsi="Segoe UI" w:cs="Segoe UI"/>
          <w:i/>
        </w:rPr>
        <w:t>RCS</w:t>
      </w:r>
      <w:r w:rsidR="009306E6">
        <w:rPr>
          <w:rFonts w:ascii="Segoe UI" w:eastAsiaTheme="minorEastAsia" w:hAnsi="Segoe UI" w:cs="Segoe UI" w:hint="cs"/>
          <w:i/>
          <w:rtl/>
        </w:rPr>
        <w:t xml:space="preserve"> בעזרת </w:t>
      </w:r>
      <w:r w:rsidR="00A338B6">
        <w:rPr>
          <w:rFonts w:ascii="Segoe UI" w:eastAsiaTheme="minorEastAsia" w:hAnsi="Segoe UI" w:cs="Segoe UI" w:hint="cs"/>
          <w:i/>
          <w:rtl/>
        </w:rPr>
        <w:t>ערמת</w:t>
      </w:r>
      <w:r w:rsidR="009306E6">
        <w:rPr>
          <w:rFonts w:ascii="Segoe UI" w:eastAsiaTheme="minorEastAsia" w:hAnsi="Segoe UI" w:cs="Segoe UI" w:hint="cs"/>
          <w:i/>
          <w:rtl/>
        </w:rPr>
        <w:t xml:space="preserve"> מינימום, </w:t>
      </w:r>
      <w:r w:rsidR="00407190">
        <w:rPr>
          <w:rFonts w:ascii="Segoe UI" w:eastAsiaTheme="minorEastAsia" w:hAnsi="Segoe UI" w:cs="Segoe UI" w:hint="cs"/>
          <w:i/>
          <w:rtl/>
        </w:rPr>
        <w:t>קריטריון המיון הראשי היה הדרגה והמשני</w:t>
      </w:r>
      <w:r w:rsidR="00C74D8A">
        <w:rPr>
          <w:rFonts w:ascii="Segoe UI" w:eastAsiaTheme="minorEastAsia" w:hAnsi="Segoe UI" w:cs="Segoe UI" w:hint="cs"/>
          <w:i/>
          <w:rtl/>
        </w:rPr>
        <w:t xml:space="preserve"> </w:t>
      </w:r>
      <w:r w:rsidR="000A2489">
        <w:rPr>
          <w:rFonts w:ascii="Segoe UI" w:eastAsiaTheme="minorEastAsia" w:hAnsi="Segoe UI" w:cs="Segoe UI" w:hint="cs"/>
          <w:i/>
          <w:rtl/>
        </w:rPr>
        <w:t>שהשתמשנו בו</w:t>
      </w:r>
      <w:r w:rsidR="00C74D8A">
        <w:rPr>
          <w:rFonts w:ascii="Segoe UI" w:eastAsiaTheme="minorEastAsia" w:hAnsi="Segoe UI" w:cs="Segoe UI" w:hint="cs"/>
          <w:i/>
          <w:rtl/>
        </w:rPr>
        <w:t xml:space="preserve"> במקרה של דרגות זהות הוא ה- </w:t>
      </w:r>
      <w:r w:rsidR="00C74D8A">
        <w:rPr>
          <w:rFonts w:ascii="Segoe UI" w:eastAsiaTheme="minorEastAsia" w:hAnsi="Segoe UI" w:cs="Segoe UI"/>
          <w:i/>
        </w:rPr>
        <w:t>state</w:t>
      </w:r>
      <w:r w:rsidR="00C74D8A">
        <w:rPr>
          <w:rFonts w:ascii="Segoe UI" w:eastAsiaTheme="minorEastAsia" w:hAnsi="Segoe UI" w:cs="Segoe UI" w:hint="cs"/>
          <w:i/>
          <w:rtl/>
        </w:rPr>
        <w:t xml:space="preserve">, זאת על מנת לבחור את הצעד שיוביל </w:t>
      </w:r>
      <w:r w:rsidR="002C5166">
        <w:rPr>
          <w:rFonts w:ascii="Segoe UI" w:eastAsiaTheme="minorEastAsia" w:hAnsi="Segoe UI" w:cs="Segoe UI" w:hint="cs"/>
          <w:i/>
          <w:rtl/>
        </w:rPr>
        <w:t>לפתרון</w:t>
      </w:r>
      <w:r w:rsidR="00C74D8A">
        <w:rPr>
          <w:rFonts w:ascii="Segoe UI" w:eastAsiaTheme="minorEastAsia" w:hAnsi="Segoe UI" w:cs="Segoe UI" w:hint="cs"/>
          <w:i/>
          <w:rtl/>
        </w:rPr>
        <w:t xml:space="preserve"> עם עלות מינימלית.</w:t>
      </w:r>
      <w:r w:rsidR="00A32A37">
        <w:rPr>
          <w:rFonts w:ascii="Segoe UI" w:eastAsiaTheme="minorEastAsia" w:hAnsi="Segoe UI" w:cs="Segoe UI" w:hint="cs"/>
          <w:i/>
          <w:rtl/>
        </w:rPr>
        <w:t xml:space="preserve"> </w:t>
      </w:r>
      <w:r w:rsidR="00C92C3C">
        <w:rPr>
          <w:rFonts w:ascii="Segoe UI" w:eastAsiaTheme="minorEastAsia" w:hAnsi="Segoe UI" w:cs="Segoe UI" w:hint="cs"/>
          <w:i/>
          <w:rtl/>
        </w:rPr>
        <w:t>מלבד תנועות של למעלה, למטה, ימינה, שמאלה, אפשרנו גם תנועות באלכסון.</w:t>
      </w:r>
      <w:r w:rsidR="00C92C3C">
        <w:rPr>
          <w:rFonts w:ascii="Segoe UI" w:eastAsiaTheme="minorEastAsia" w:hAnsi="Segoe UI" w:cs="Segoe UI"/>
          <w:i/>
          <w:rtl/>
        </w:rPr>
        <w:br/>
      </w:r>
      <w:r w:rsidR="001E01E4">
        <w:rPr>
          <w:rFonts w:ascii="Segoe UI" w:eastAsiaTheme="minorEastAsia" w:hAnsi="Segoe UI" w:cs="Segoe UI" w:hint="cs"/>
          <w:i/>
          <w:rtl/>
        </w:rPr>
        <w:t xml:space="preserve">2. </w:t>
      </w:r>
      <w:r w:rsidR="00A32A37">
        <w:rPr>
          <w:rFonts w:ascii="Segoe UI" w:eastAsiaTheme="minorEastAsia" w:hAnsi="Segoe UI" w:cs="Segoe UI" w:hint="cs"/>
          <w:i/>
          <w:rtl/>
        </w:rPr>
        <w:t xml:space="preserve">יצא לנו מסלול באורך </w:t>
      </w:r>
      <m:oMath>
        <m:r>
          <w:rPr>
            <w:rFonts w:ascii="Cambria Math" w:eastAsiaTheme="minorEastAsia" w:hAnsi="Cambria Math" w:cs="Segoe UI"/>
            <w:rtl/>
          </w:rPr>
          <m:t>28.7279</m:t>
        </m:r>
      </m:oMath>
      <w:r w:rsidR="002C5C35">
        <w:rPr>
          <w:rFonts w:ascii="Segoe UI" w:eastAsiaTheme="minorEastAsia" w:hAnsi="Segoe UI" w:cs="Segoe UI"/>
          <w:i/>
        </w:rPr>
        <w:t xml:space="preserve"> </w:t>
      </w:r>
      <w:r w:rsidR="002C5C35">
        <w:rPr>
          <w:rFonts w:ascii="Segoe UI" w:eastAsiaTheme="minorEastAsia" w:hAnsi="Segoe UI" w:cs="Segoe UI" w:hint="cs"/>
          <w:i/>
          <w:rtl/>
        </w:rPr>
        <w:t>עם 1</w:t>
      </w:r>
      <w:r w:rsidR="00645013">
        <w:rPr>
          <w:rFonts w:ascii="Segoe UI" w:eastAsiaTheme="minorEastAsia" w:hAnsi="Segoe UI" w:cs="Segoe UI" w:hint="cs"/>
          <w:i/>
          <w:rtl/>
        </w:rPr>
        <w:t>4</w:t>
      </w:r>
      <w:r w:rsidR="002A23DC">
        <w:rPr>
          <w:rFonts w:ascii="Segoe UI" w:eastAsiaTheme="minorEastAsia" w:hAnsi="Segoe UI" w:cs="Segoe UI" w:hint="cs"/>
          <w:i/>
          <w:rtl/>
        </w:rPr>
        <w:t xml:space="preserve"> צעדים כאשר גם את המצב ההתחלתי נחשיב בתור צעד עם רזולוציה </w:t>
      </w:r>
      <w:r w:rsidR="002A23DC">
        <w:rPr>
          <w:rFonts w:ascii="Segoe UI" w:eastAsiaTheme="minorEastAsia" w:hAnsi="Segoe UI" w:cs="Segoe UI"/>
          <w:i/>
        </w:rPr>
        <w:t>COARSE</w:t>
      </w:r>
      <w:r w:rsidR="002A23DC">
        <w:rPr>
          <w:rFonts w:ascii="Segoe UI" w:eastAsiaTheme="minorEastAsia" w:hAnsi="Segoe UI" w:cs="Segoe UI" w:hint="cs"/>
          <w:i/>
          <w:rtl/>
        </w:rPr>
        <w:t xml:space="preserve">. סה"כ </w:t>
      </w:r>
      <w:r w:rsidR="007D3431">
        <w:rPr>
          <w:rFonts w:ascii="Segoe UI" w:eastAsiaTheme="minorEastAsia" w:hAnsi="Segoe UI" w:cs="Segoe UI" w:hint="cs"/>
          <w:i/>
          <w:rtl/>
        </w:rPr>
        <w:t xml:space="preserve">כל הצעדים מלבד 1 היו </w:t>
      </w:r>
      <w:r w:rsidR="007D3431">
        <w:rPr>
          <w:rFonts w:ascii="Segoe UI" w:eastAsiaTheme="minorEastAsia" w:hAnsi="Segoe UI" w:cs="Segoe UI"/>
          <w:i/>
        </w:rPr>
        <w:t>COARSE</w:t>
      </w:r>
      <w:r w:rsidR="007D3431">
        <w:rPr>
          <w:rFonts w:ascii="Segoe UI" w:eastAsiaTheme="minorEastAsia" w:hAnsi="Segoe UI" w:cs="Segoe UI" w:hint="cs"/>
          <w:i/>
          <w:rtl/>
        </w:rPr>
        <w:t>.</w:t>
      </w:r>
      <w:r w:rsidR="001E01E4">
        <w:rPr>
          <w:rFonts w:ascii="Segoe UI" w:eastAsiaTheme="minorEastAsia" w:hAnsi="Segoe UI" w:cs="Segoe UI"/>
          <w:i/>
          <w:rtl/>
        </w:rPr>
        <w:br/>
      </w:r>
      <w:r w:rsidR="001E01E4">
        <w:rPr>
          <w:rFonts w:ascii="Segoe UI" w:eastAsiaTheme="minorEastAsia" w:hAnsi="Segoe UI" w:cs="Segoe UI" w:hint="cs"/>
          <w:i/>
          <w:rtl/>
        </w:rPr>
        <w:t xml:space="preserve">כאשר אנו כוללים את המצב ההתחלתי בתור </w:t>
      </w:r>
      <w:r w:rsidR="001E01E4">
        <w:rPr>
          <w:rFonts w:ascii="Segoe UI" w:eastAsiaTheme="minorEastAsia" w:hAnsi="Segoe UI" w:cs="Segoe UI"/>
          <w:i/>
        </w:rPr>
        <w:t>COARSE</w:t>
      </w:r>
      <w:r w:rsidR="003C6120">
        <w:rPr>
          <w:rFonts w:ascii="Segoe UI" w:eastAsiaTheme="minorEastAsia" w:hAnsi="Segoe UI" w:cs="Segoe UI" w:hint="cs"/>
          <w:i/>
          <w:rtl/>
        </w:rPr>
        <w:t xml:space="preserve"> נקבל:</w:t>
      </w:r>
      <w:r w:rsidR="003C6120">
        <w:rPr>
          <w:rFonts w:ascii="Segoe UI" w:eastAsiaTheme="minorEastAsia" w:hAnsi="Segoe UI" w:cs="Segoe UI"/>
          <w:i/>
          <w:rtl/>
        </w:rPr>
        <w:br/>
      </w:r>
      <m:oMathPara>
        <m:oMath>
          <m:r>
            <w:rPr>
              <w:rFonts w:ascii="Cambria Math" w:eastAsiaTheme="minorEastAsia" w:hAnsi="Cambria Math" w:cs="Segoe UI"/>
            </w:rPr>
            <m:t>%fin</m:t>
          </m:r>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steps</m:t>
              </m:r>
            </m:sub>
          </m:sSub>
          <m:r>
            <w:rPr>
              <w:rFonts w:ascii="Cambria Math" w:eastAsiaTheme="minorEastAsia" w:hAnsi="Cambria Math" w:cs="Segoe UI"/>
            </w:rPr>
            <m:t>=</m:t>
          </m:r>
          <m:f>
            <m:fPr>
              <m:ctrlPr>
                <w:rPr>
                  <w:rFonts w:ascii="Cambria Math" w:eastAsiaTheme="minorEastAsia" w:hAnsi="Cambria Math" w:cs="Segoe UI"/>
                  <w:i/>
                </w:rPr>
              </m:ctrlPr>
            </m:fPr>
            <m:num>
              <m:r>
                <w:rPr>
                  <w:rFonts w:ascii="Cambria Math" w:eastAsiaTheme="minorEastAsia" w:hAnsi="Cambria Math" w:cs="Segoe UI"/>
                </w:rPr>
                <m:t>1</m:t>
              </m:r>
            </m:num>
            <m:den>
              <m:r>
                <w:rPr>
                  <w:rFonts w:ascii="Cambria Math" w:eastAsiaTheme="minorEastAsia" w:hAnsi="Cambria Math" w:cs="Segoe UI"/>
                </w:rPr>
                <m:t>14</m:t>
              </m:r>
            </m:den>
          </m:f>
          <m:r>
            <w:rPr>
              <w:rFonts w:ascii="Cambria Math" w:eastAsiaTheme="minorEastAsia" w:hAnsi="Cambria Math" w:cs="Segoe UI"/>
            </w:rPr>
            <m:t>⋅100 ≈7.1428% ,  %coars</m:t>
          </m:r>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steps</m:t>
              </m:r>
            </m:sub>
          </m:sSub>
          <m:r>
            <w:rPr>
              <w:rFonts w:ascii="Cambria Math" w:eastAsiaTheme="minorEastAsia" w:hAnsi="Cambria Math" w:cs="Segoe UI"/>
            </w:rPr>
            <m:t>=</m:t>
          </m:r>
          <m:f>
            <m:fPr>
              <m:ctrlPr>
                <w:rPr>
                  <w:rFonts w:ascii="Cambria Math" w:eastAsiaTheme="minorEastAsia" w:hAnsi="Cambria Math" w:cs="Segoe UI"/>
                  <w:i/>
                </w:rPr>
              </m:ctrlPr>
            </m:fPr>
            <m:num>
              <m:r>
                <w:rPr>
                  <w:rFonts w:ascii="Cambria Math" w:eastAsiaTheme="minorEastAsia" w:hAnsi="Cambria Math" w:cs="Segoe UI"/>
                </w:rPr>
                <m:t>13</m:t>
              </m:r>
            </m:num>
            <m:den>
              <m:r>
                <w:rPr>
                  <w:rFonts w:ascii="Cambria Math" w:eastAsiaTheme="minorEastAsia" w:hAnsi="Cambria Math" w:cs="Segoe UI"/>
                </w:rPr>
                <m:t>14</m:t>
              </m:r>
            </m:den>
          </m:f>
          <m:r>
            <w:rPr>
              <w:rFonts w:ascii="Cambria Math" w:eastAsiaTheme="minorEastAsia" w:hAnsi="Cambria Math" w:cs="Segoe UI"/>
            </w:rPr>
            <m:t>⋅100 ≈</m:t>
          </m:r>
          <m:r>
            <w:rPr>
              <w:rFonts w:ascii="Cambria Math" w:eastAsiaTheme="minorEastAsia" w:hAnsi="Cambria Math" w:cs="Segoe UI"/>
            </w:rPr>
            <m:t>92.8571</m:t>
          </m:r>
          <m:r>
            <w:rPr>
              <w:rFonts w:ascii="Cambria Math" w:eastAsiaTheme="minorEastAsia" w:hAnsi="Cambria Math" w:cs="Segoe UI"/>
            </w:rPr>
            <m:t>%</m:t>
          </m:r>
          <m:r>
            <w:rPr>
              <w:rFonts w:ascii="Segoe UI" w:eastAsiaTheme="minorEastAsia" w:hAnsi="Segoe UI" w:cs="Segoe UI"/>
              <w:rtl/>
            </w:rPr>
            <w:br/>
          </m:r>
        </m:oMath>
        <m:oMath>
          <m:r>
            <w:rPr>
              <w:rFonts w:ascii="Segoe UI" w:eastAsiaTheme="minorEastAsia" w:hAnsi="Segoe UI" w:cs="Segoe UI"/>
              <w:rtl/>
            </w:rPr>
            <w:br/>
          </m:r>
        </m:oMath>
      </m:oMathPara>
    </w:p>
    <w:p w14:paraId="66695057" w14:textId="5BE21257" w:rsidR="00FC062E" w:rsidRPr="00F75209" w:rsidRDefault="00FC062E" w:rsidP="00E50FDD">
      <w:pPr>
        <w:bidi/>
        <w:rPr>
          <w:rFonts w:ascii="Segoe UI" w:hAnsi="Segoe UI" w:cs="Segoe UI"/>
          <w:b/>
          <w:bCs/>
          <w:u w:val="single"/>
          <w:rtl/>
        </w:rPr>
      </w:pPr>
    </w:p>
    <w:p w14:paraId="3989F090" w14:textId="2B4B6825" w:rsidR="00A21E0F" w:rsidRDefault="00A21E0F">
      <w:pPr>
        <w:spacing w:line="278" w:lineRule="auto"/>
        <w:rPr>
          <w:rFonts w:ascii="Segoe UI" w:eastAsiaTheme="minorEastAsia" w:hAnsi="Segoe UI" w:cs="Segoe UI"/>
          <w:rtl/>
        </w:rPr>
      </w:pPr>
      <w:r>
        <w:rPr>
          <w:rFonts w:ascii="Segoe UI" w:eastAsiaTheme="minorEastAsia" w:hAnsi="Segoe UI" w:cs="Segoe UI"/>
          <w:rtl/>
        </w:rPr>
        <w:br w:type="page"/>
      </w:r>
    </w:p>
    <w:p w14:paraId="4C68122D" w14:textId="2B4C77CF" w:rsidR="00321A21" w:rsidRDefault="00A21E0F" w:rsidP="00FC062E">
      <w:pPr>
        <w:bidi/>
        <w:rPr>
          <w:rFonts w:ascii="Segoe UI" w:hAnsi="Segoe UI" w:cs="Segoe UI"/>
          <w:b/>
          <w:bCs/>
          <w:u w:val="single"/>
          <w:rtl/>
        </w:rPr>
      </w:pPr>
      <w:r>
        <w:rPr>
          <w:rFonts w:ascii="Segoe UI" w:hAnsi="Segoe UI" w:cs="Segoe UI" w:hint="cs"/>
          <w:b/>
          <w:bCs/>
          <w:u w:val="single"/>
          <w:rtl/>
        </w:rPr>
        <w:t>חלק 5: בונוס</w:t>
      </w:r>
      <w:r w:rsidR="00133629">
        <w:rPr>
          <w:rFonts w:ascii="Segoe UI" w:hAnsi="Segoe UI" w:cs="Segoe UI" w:hint="cs"/>
          <w:b/>
          <w:bCs/>
          <w:u w:val="single"/>
          <w:rtl/>
        </w:rPr>
        <w:t xml:space="preserve">- חיפוש לפי רזולוציה </w:t>
      </w:r>
    </w:p>
    <w:p w14:paraId="3FDF2604" w14:textId="5563E0B7" w:rsidR="005B2930" w:rsidRDefault="004E5FC2" w:rsidP="004E5FC2">
      <w:pPr>
        <w:bidi/>
        <w:rPr>
          <w:rFonts w:ascii="Segoe UI" w:eastAsiaTheme="minorEastAsia" w:hAnsi="Segoe UI" w:cs="Segoe UI"/>
          <w:rtl/>
        </w:rPr>
      </w:pPr>
      <w:r w:rsidRPr="004E5FC2">
        <w:rPr>
          <w:rFonts w:ascii="Segoe UI" w:eastAsiaTheme="minorEastAsia" w:hAnsi="Segoe UI" w:cs="Segoe UI"/>
          <w:i/>
          <w:noProof/>
        </w:rPr>
        <w:drawing>
          <wp:anchor distT="0" distB="0" distL="114300" distR="114300" simplePos="0" relativeHeight="251658240" behindDoc="0" locked="0" layoutInCell="1" allowOverlap="1" wp14:anchorId="37241962" wp14:editId="61769E6E">
            <wp:simplePos x="0" y="0"/>
            <wp:positionH relativeFrom="column">
              <wp:posOffset>-790575</wp:posOffset>
            </wp:positionH>
            <wp:positionV relativeFrom="paragraph">
              <wp:posOffset>760730</wp:posOffset>
            </wp:positionV>
            <wp:extent cx="2914650" cy="1515745"/>
            <wp:effectExtent l="0" t="0" r="0" b="8255"/>
            <wp:wrapSquare wrapText="bothSides"/>
            <wp:docPr id="2" name="Picture 1">
              <a:extLst xmlns:a="http://schemas.openxmlformats.org/drawingml/2006/main">
                <a:ext uri="{FF2B5EF4-FFF2-40B4-BE49-F238E27FC236}">
                  <a16:creationId xmlns:a16="http://schemas.microsoft.com/office/drawing/2014/main" id="{33357182-0542-B067-1B86-EB37DA3369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3357182-0542-B067-1B86-EB37DA3369B9}"/>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14650" cy="1515745"/>
                    </a:xfrm>
                    <a:prstGeom prst="rect">
                      <a:avLst/>
                    </a:prstGeom>
                  </pic:spPr>
                </pic:pic>
              </a:graphicData>
            </a:graphic>
            <wp14:sizeRelH relativeFrom="margin">
              <wp14:pctWidth>0</wp14:pctWidth>
            </wp14:sizeRelH>
            <wp14:sizeRelV relativeFrom="margin">
              <wp14:pctHeight>0</wp14:pctHeight>
            </wp14:sizeRelV>
          </wp:anchor>
        </w:drawing>
      </w:r>
      <w:r w:rsidR="00321A21" w:rsidRPr="00321A21">
        <w:rPr>
          <w:rFonts w:ascii="Segoe UI" w:hAnsi="Segoe UI" w:cs="Segoe UI" w:hint="cs"/>
          <w:rtl/>
        </w:rPr>
        <w:t>1.</w:t>
      </w:r>
      <w:r w:rsidR="002778AB">
        <w:rPr>
          <w:rFonts w:ascii="Segoe UI" w:hAnsi="Segoe UI" w:cs="Segoe UI" w:hint="cs"/>
          <w:rtl/>
        </w:rPr>
        <w:t xml:space="preserve"> </w:t>
      </w:r>
      <w:r w:rsidR="008E60B0">
        <w:rPr>
          <w:rFonts w:ascii="Segoe UI" w:hAnsi="Segoe UI" w:cs="Segoe UI" w:hint="cs"/>
          <w:rtl/>
        </w:rPr>
        <w:t xml:space="preserve">הקלט של הרובוט לפי המאמר הוא: </w:t>
      </w:r>
      <w:r w:rsidR="00272269">
        <w:rPr>
          <w:rFonts w:ascii="Segoe UI" w:hAnsi="Segoe UI" w:cs="Segoe UI" w:hint="cs"/>
          <w:rtl/>
        </w:rPr>
        <w:t xml:space="preserve">כמה נכניס מהמחט לגוף </w:t>
      </w:r>
      <w:r w:rsidR="00272269">
        <w:rPr>
          <w:rFonts w:ascii="Segoe UI" w:hAnsi="Segoe UI" w:cs="Segoe UI"/>
          <w:rtl/>
        </w:rPr>
        <w:t>–</w:t>
      </w:r>
      <w:r w:rsidR="00272269">
        <w:rPr>
          <w:rFonts w:ascii="Segoe UI" w:hAnsi="Segoe UI" w:cs="Segoe UI" w:hint="cs"/>
          <w:rtl/>
        </w:rPr>
        <w:t xml:space="preserve"> </w:t>
      </w:r>
      <m:oMath>
        <m:r>
          <w:rPr>
            <w:rFonts w:ascii="Cambria Math" w:hAnsi="Cambria Math" w:cs="Segoe UI"/>
          </w:rPr>
          <m:t>l</m:t>
        </m:r>
      </m:oMath>
      <w:r w:rsidR="00272269">
        <w:rPr>
          <w:rFonts w:ascii="Segoe UI" w:eastAsiaTheme="minorEastAsia" w:hAnsi="Segoe UI" w:cs="Segoe UI" w:hint="cs"/>
          <w:rtl/>
        </w:rPr>
        <w:t xml:space="preserve"> ובאיזו זווית </w:t>
      </w:r>
      <w:r w:rsidR="00272269">
        <w:rPr>
          <w:rFonts w:ascii="Segoe UI" w:eastAsiaTheme="minorEastAsia" w:hAnsi="Segoe UI" w:cs="Segoe UI"/>
          <w:rtl/>
        </w:rPr>
        <w:t>–</w:t>
      </w:r>
      <w:r w:rsidR="00272269">
        <w:rPr>
          <w:rFonts w:ascii="Segoe UI" w:eastAsiaTheme="minorEastAsia" w:hAnsi="Segoe UI" w:cs="Segoe UI" w:hint="cs"/>
          <w:rtl/>
        </w:rPr>
        <w:t xml:space="preserve"> </w:t>
      </w:r>
      <m:oMath>
        <m:r>
          <w:rPr>
            <w:rFonts w:ascii="Cambria Math" w:eastAsiaTheme="minorEastAsia" w:hAnsi="Cambria Math" w:cs="Segoe UI"/>
          </w:rPr>
          <m:t>θ</m:t>
        </m:r>
      </m:oMath>
      <w:r w:rsidR="00272269">
        <w:rPr>
          <w:rFonts w:ascii="Segoe UI" w:eastAsiaTheme="minorEastAsia" w:hAnsi="Segoe UI" w:cs="Segoe UI" w:hint="cs"/>
          <w:rtl/>
        </w:rPr>
        <w:t>.</w:t>
      </w:r>
    </w:p>
    <w:p w14:paraId="07B1CE92" w14:textId="77777777" w:rsidR="005B2930" w:rsidRDefault="005B2930" w:rsidP="005B2930">
      <w:pPr>
        <w:bidi/>
        <w:rPr>
          <w:rFonts w:ascii="Segoe UI" w:eastAsiaTheme="minorEastAsia" w:hAnsi="Segoe UI" w:cs="Segoe UI"/>
          <w:rtl/>
        </w:rPr>
      </w:pPr>
    </w:p>
    <w:p w14:paraId="6F5B9BC0" w14:textId="58AAC03F" w:rsidR="00095343" w:rsidRDefault="008459D8" w:rsidP="00095343">
      <w:pPr>
        <w:bidi/>
        <w:rPr>
          <w:rFonts w:ascii="Segoe UI" w:eastAsiaTheme="minorEastAsia" w:hAnsi="Segoe UI" w:cs="Segoe UI"/>
        </w:rPr>
      </w:pPr>
      <w:r>
        <w:rPr>
          <w:rFonts w:ascii="Segoe UI" w:eastAsiaTheme="minorEastAsia" w:hAnsi="Segoe UI" w:cs="Segoe UI" w:hint="cs"/>
          <w:rtl/>
        </w:rPr>
        <w:t xml:space="preserve">2. </w:t>
      </w:r>
      <w:r w:rsidR="001077F1" w:rsidRPr="00095343">
        <w:rPr>
          <w:rFonts w:ascii="Segoe UI" w:eastAsiaTheme="minorEastAsia" w:hAnsi="Segoe UI" w:cs="Segoe UI" w:hint="cs"/>
          <w:rtl/>
        </w:rPr>
        <w:t xml:space="preserve">המידע שיש לנו בכל </w:t>
      </w:r>
      <w:r w:rsidR="001077F1" w:rsidRPr="00095343">
        <w:rPr>
          <w:rFonts w:ascii="Segoe UI" w:eastAsiaTheme="minorEastAsia" w:hAnsi="Segoe UI" w:cs="Segoe UI"/>
        </w:rPr>
        <w:t>Node</w:t>
      </w:r>
      <w:r w:rsidR="001077F1" w:rsidRPr="00095343">
        <w:rPr>
          <w:rFonts w:ascii="Segoe UI" w:eastAsiaTheme="minorEastAsia" w:hAnsi="Segoe UI" w:cs="Segoe UI" w:hint="cs"/>
          <w:rtl/>
        </w:rPr>
        <w:t>:</w:t>
      </w:r>
    </w:p>
    <w:p w14:paraId="0BBE0A1C" w14:textId="2F9201A1" w:rsidR="00095343" w:rsidRPr="00095343" w:rsidRDefault="003A0041" w:rsidP="00095343">
      <w:pPr>
        <w:pStyle w:val="ListParagraph"/>
        <w:numPr>
          <w:ilvl w:val="0"/>
          <w:numId w:val="23"/>
        </w:numPr>
        <w:bidi/>
        <w:rPr>
          <w:rFonts w:ascii="Segoe UI" w:eastAsiaTheme="minorEastAsia" w:hAnsi="Segoe UI" w:cs="Segoe UI"/>
          <w:i/>
        </w:rPr>
      </w:pPr>
      <w:r>
        <w:rPr>
          <w:rFonts w:ascii="Segoe UI" w:eastAsiaTheme="minorEastAsia" w:hAnsi="Segoe UI" w:cs="Segoe UI"/>
        </w:rPr>
        <w:t>Rank</w:t>
      </w:r>
      <w:r>
        <w:rPr>
          <w:rFonts w:ascii="Segoe UI" w:eastAsiaTheme="minorEastAsia" w:hAnsi="Segoe UI" w:cs="Segoe UI" w:hint="cs"/>
          <w:rtl/>
        </w:rPr>
        <w:t xml:space="preserve">- </w:t>
      </w:r>
      <w:r w:rsidR="00575BB4">
        <w:rPr>
          <w:rFonts w:ascii="Segoe UI" w:eastAsiaTheme="minorEastAsia" w:hAnsi="Segoe UI" w:cs="Segoe UI" w:hint="cs"/>
          <w:rtl/>
        </w:rPr>
        <w:t xml:space="preserve">קריטריון המיון שלנו, בעזרתו אנו ממיינים את ה- </w:t>
      </w:r>
      <w:r w:rsidR="00575BB4">
        <w:rPr>
          <w:rFonts w:ascii="Segoe UI" w:eastAsiaTheme="minorEastAsia" w:hAnsi="Segoe UI" w:cs="Segoe UI"/>
        </w:rPr>
        <w:t>Nodes</w:t>
      </w:r>
      <w:r w:rsidR="00A54D99">
        <w:rPr>
          <w:rFonts w:ascii="Segoe UI" w:eastAsiaTheme="minorEastAsia" w:hAnsi="Segoe UI" w:cs="Segoe UI" w:hint="cs"/>
          <w:rtl/>
        </w:rPr>
        <w:t>.</w:t>
      </w:r>
      <w:r w:rsidR="00A54D99">
        <w:rPr>
          <w:rFonts w:ascii="Segoe UI" w:eastAsiaTheme="minorEastAsia" w:hAnsi="Segoe UI" w:cs="Segoe UI"/>
          <w:rtl/>
        </w:rPr>
        <w:br/>
      </w:r>
      <w:r w:rsidR="00A54D99">
        <w:rPr>
          <w:rFonts w:ascii="Segoe UI" w:eastAsiaTheme="minorEastAsia" w:hAnsi="Segoe UI" w:cs="Segoe UI" w:hint="cs"/>
          <w:rtl/>
        </w:rPr>
        <w:t>ככל</w:t>
      </w:r>
      <w:r w:rsidR="006C6C84">
        <w:rPr>
          <w:rFonts w:ascii="Segoe UI" w:eastAsiaTheme="minorEastAsia" w:hAnsi="Segoe UI" w:cs="Segoe UI" w:hint="cs"/>
          <w:rtl/>
        </w:rPr>
        <w:t xml:space="preserve"> שה-</w:t>
      </w:r>
      <w:r w:rsidR="006C6C84">
        <w:rPr>
          <w:rFonts w:ascii="Segoe UI" w:eastAsiaTheme="minorEastAsia" w:hAnsi="Segoe UI" w:cs="Segoe UI"/>
        </w:rPr>
        <w:t>Rank</w:t>
      </w:r>
      <w:r w:rsidR="006C6C84">
        <w:rPr>
          <w:rFonts w:ascii="Segoe UI" w:eastAsiaTheme="minorEastAsia" w:hAnsi="Segoe UI" w:cs="Segoe UI" w:hint="cs"/>
          <w:rtl/>
        </w:rPr>
        <w:t xml:space="preserve"> </w:t>
      </w:r>
      <w:r w:rsidR="008F56EA">
        <w:rPr>
          <w:rFonts w:ascii="Segoe UI" w:eastAsiaTheme="minorEastAsia" w:hAnsi="Segoe UI" w:cs="Segoe UI" w:hint="cs"/>
          <w:rtl/>
        </w:rPr>
        <w:t xml:space="preserve">של </w:t>
      </w:r>
      <w:r w:rsidR="008F56EA">
        <w:rPr>
          <w:rFonts w:ascii="Segoe UI" w:eastAsiaTheme="minorEastAsia" w:hAnsi="Segoe UI" w:cs="Segoe UI"/>
        </w:rPr>
        <w:t>Node</w:t>
      </w:r>
      <w:r w:rsidR="008F56EA">
        <w:rPr>
          <w:rFonts w:ascii="Segoe UI" w:eastAsiaTheme="minorEastAsia" w:hAnsi="Segoe UI" w:cs="Segoe UI" w:hint="cs"/>
          <w:rtl/>
        </w:rPr>
        <w:t xml:space="preserve"> </w:t>
      </w:r>
      <w:r w:rsidR="006C6C84">
        <w:rPr>
          <w:rFonts w:ascii="Segoe UI" w:eastAsiaTheme="minorEastAsia" w:hAnsi="Segoe UI" w:cs="Segoe UI" w:hint="cs"/>
          <w:rtl/>
        </w:rPr>
        <w:t>יותר נמוך כך ה-</w:t>
      </w:r>
      <w:r w:rsidR="006C6C84">
        <w:rPr>
          <w:rFonts w:ascii="Segoe UI" w:eastAsiaTheme="minorEastAsia" w:hAnsi="Segoe UI" w:cs="Segoe UI"/>
        </w:rPr>
        <w:t>Node</w:t>
      </w:r>
      <w:r w:rsidR="006C6C84">
        <w:rPr>
          <w:rFonts w:ascii="Segoe UI" w:eastAsiaTheme="minorEastAsia" w:hAnsi="Segoe UI" w:cs="Segoe UI" w:hint="cs"/>
          <w:rtl/>
        </w:rPr>
        <w:t xml:space="preserve"> בעדיפות גבוה יותר וכך </w:t>
      </w:r>
      <w:r w:rsidR="001E0574">
        <w:rPr>
          <w:rFonts w:ascii="Segoe UI" w:eastAsiaTheme="minorEastAsia" w:hAnsi="Segoe UI" w:cs="Segoe UI" w:hint="cs"/>
          <w:rtl/>
        </w:rPr>
        <w:t xml:space="preserve">הוא יתווסף ל- </w:t>
      </w:r>
      <w:r w:rsidR="001E0574">
        <w:rPr>
          <w:rFonts w:ascii="Segoe UI" w:eastAsiaTheme="minorEastAsia" w:hAnsi="Segoe UI" w:cs="Segoe UI"/>
        </w:rPr>
        <w:t>OPEN</w:t>
      </w:r>
      <w:r w:rsidR="001E0574">
        <w:rPr>
          <w:rFonts w:ascii="Segoe UI" w:eastAsiaTheme="minorEastAsia" w:hAnsi="Segoe UI" w:cs="Segoe UI" w:hint="cs"/>
          <w:rtl/>
        </w:rPr>
        <w:t xml:space="preserve"> בשלב מוקדם יותר.</w:t>
      </w:r>
      <w:r w:rsidR="00C21F24">
        <w:rPr>
          <w:rFonts w:ascii="Segoe UI" w:eastAsiaTheme="minorEastAsia" w:hAnsi="Segoe UI" w:cs="Segoe UI" w:hint="cs"/>
          <w:rtl/>
        </w:rPr>
        <w:t xml:space="preserve"> </w:t>
      </w:r>
      <w:r w:rsidR="008F56EA">
        <w:rPr>
          <w:rFonts w:ascii="Segoe UI" w:eastAsiaTheme="minorEastAsia" w:hAnsi="Segoe UI" w:cs="Segoe UI"/>
          <w:rtl/>
        </w:rPr>
        <w:br/>
      </w:r>
      <w:r w:rsidR="00906D5A">
        <w:rPr>
          <w:rFonts w:ascii="Segoe UI" w:eastAsiaTheme="minorEastAsia" w:hAnsi="Segoe UI" w:cs="Segoe UI" w:hint="cs"/>
          <w:rtl/>
        </w:rPr>
        <w:t xml:space="preserve">הדירוג של כל </w:t>
      </w:r>
      <w:r w:rsidR="00906D5A">
        <w:rPr>
          <w:rFonts w:ascii="Segoe UI" w:eastAsiaTheme="minorEastAsia" w:hAnsi="Segoe UI" w:cs="Segoe UI"/>
        </w:rPr>
        <w:t>Node</w:t>
      </w:r>
      <w:r w:rsidR="00906D5A">
        <w:rPr>
          <w:rFonts w:ascii="Segoe UI" w:eastAsiaTheme="minorEastAsia" w:hAnsi="Segoe UI" w:cs="Segoe UI" w:hint="cs"/>
          <w:rtl/>
        </w:rPr>
        <w:t xml:space="preserve"> מחושב באופן הבא:</w:t>
      </w:r>
      <w:r w:rsidR="00906D5A">
        <w:rPr>
          <w:rFonts w:ascii="Segoe UI" w:eastAsiaTheme="minorEastAsia" w:hAnsi="Segoe UI" w:cs="Segoe UI"/>
          <w:rtl/>
        </w:rPr>
        <w:br/>
      </w:r>
      <m:oMathPara>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v.parent</m:t>
              </m:r>
            </m:e>
          </m:d>
          <m:r>
            <w:rPr>
              <w:rFonts w:ascii="Cambria Math" w:eastAsiaTheme="minorEastAsia" w:hAnsi="Cambria Math" w:cs="Segoe UI"/>
            </w:rPr>
            <m:t>+a</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l</m:t>
                  </m:r>
                </m:e>
                <m:sub>
                  <m:r>
                    <m:rPr>
                      <m:scr m:val="script"/>
                    </m:rPr>
                    <w:rPr>
                      <w:rFonts w:ascii="Cambria Math" w:eastAsiaTheme="minorEastAsia" w:hAnsi="Cambria Math" w:cs="Segoe UI"/>
                    </w:rPr>
                    <m:t>l</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m:rPr>
                          <m:scr m:val="script"/>
                        </m:rP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m:rPr>
                          <m:scr m:val="script"/>
                        </m:rPr>
                        <w:rPr>
                          <w:rFonts w:ascii="Cambria Math" w:eastAsiaTheme="minorEastAsia" w:hAnsi="Cambria Math" w:cs="Segoe UI"/>
                        </w:rPr>
                        <m:t>M</m:t>
                      </m:r>
                    </m:e>
                    <m:sub>
                      <m:r>
                        <w:rPr>
                          <w:rFonts w:ascii="Cambria Math" w:eastAsiaTheme="minorEastAsia" w:hAnsi="Cambria Math" w:cs="Segoe UI"/>
                        </w:rPr>
                        <m:t>v</m:t>
                      </m:r>
                    </m:sub>
                  </m:sSub>
                </m:e>
              </m:d>
            </m:e>
          </m:d>
          <m:r>
            <w:rPr>
              <w:rFonts w:ascii="Cambria Math" w:eastAsiaTheme="minorEastAsia" w:hAnsi="Cambria Math" w:cs="Segoe UI"/>
            </w:rPr>
            <m:t>+b</m:t>
          </m:r>
          <m:r>
            <m:rPr>
              <m:sty m:val="p"/>
            </m:rPr>
            <w:rPr>
              <w:rFonts w:ascii="Segoe UI" w:eastAsiaTheme="minorEastAsia" w:hAnsi="Segoe UI" w:cs="Segoe UI"/>
              <w:rtl/>
            </w:rPr>
            <w:br/>
          </m:r>
        </m:oMath>
      </m:oMathPara>
      <w:r w:rsidR="0070298F">
        <w:rPr>
          <w:rFonts w:ascii="Segoe UI" w:eastAsiaTheme="minorEastAsia" w:hAnsi="Segoe UI" w:cs="Segoe UI" w:hint="cs"/>
          <w:rtl/>
        </w:rPr>
        <w:t>ובאופן רקורסיבי:</w:t>
      </w:r>
      <w:r w:rsidR="0070298F">
        <w:rPr>
          <w:rFonts w:ascii="Segoe UI" w:eastAsiaTheme="minorEastAsia" w:hAnsi="Segoe UI" w:cs="Segoe UI"/>
        </w:rPr>
        <w:t xml:space="preserve"> </w:t>
      </w:r>
      <w:r w:rsidR="00EF56C5">
        <w:rPr>
          <w:rFonts w:ascii="Segoe UI" w:eastAsiaTheme="minorEastAsia" w:hAnsi="Segoe UI" w:cs="Segoe UI"/>
          <w:rtl/>
        </w:rPr>
        <w:br/>
      </w:r>
      <m:oMathPara>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v.parent</m:t>
              </m:r>
            </m:e>
          </m:d>
          <m:r>
            <w:rPr>
              <w:rFonts w:ascii="Cambria Math" w:eastAsiaTheme="minorEastAsia" w:hAnsi="Cambria Math" w:cs="Segoe UI"/>
            </w:rPr>
            <m:t>+</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l</m:t>
                  </m:r>
                </m:e>
                <m:sub>
                  <m:r>
                    <m:rPr>
                      <m:scr m:val="script"/>
                    </m:rPr>
                    <w:rPr>
                      <w:rFonts w:ascii="Cambria Math" w:eastAsiaTheme="minorEastAsia" w:hAnsi="Cambria Math" w:cs="Segoe UI"/>
                    </w:rPr>
                    <m:t>l</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m:rPr>
                          <m:scr m:val="script"/>
                        </m:rP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m:rPr>
                          <m:scr m:val="script"/>
                        </m:rPr>
                        <w:rPr>
                          <w:rFonts w:ascii="Cambria Math" w:eastAsiaTheme="minorEastAsia" w:hAnsi="Cambria Math" w:cs="Segoe UI"/>
                        </w:rPr>
                        <m:t>M</m:t>
                      </m:r>
                    </m:e>
                    <m:sub>
                      <m:r>
                        <w:rPr>
                          <w:rFonts w:ascii="Cambria Math" w:eastAsiaTheme="minorEastAsia" w:hAnsi="Cambria Math" w:cs="Segoe UI"/>
                        </w:rPr>
                        <m:t>v</m:t>
                      </m:r>
                    </m:sub>
                  </m:sSub>
                </m:e>
              </m:d>
            </m:e>
          </m:d>
          <m:r>
            <w:rPr>
              <w:rFonts w:ascii="Cambria Math" w:eastAsiaTheme="minorEastAsia" w:hAnsi="Cambria Math" w:cs="Segoe UI"/>
            </w:rPr>
            <m:t>+1</m:t>
          </m:r>
          <m:r>
            <m:rPr>
              <m:sty m:val="p"/>
            </m:rPr>
            <w:rPr>
              <w:rFonts w:ascii="Segoe UI" w:eastAsiaTheme="minorEastAsia" w:hAnsi="Segoe UI" w:cs="Segoe UI"/>
              <w:rtl/>
            </w:rPr>
            <w:br/>
          </m:r>
        </m:oMath>
      </m:oMathPara>
      <w:r w:rsidR="005B44BD">
        <w:rPr>
          <w:rFonts w:ascii="Segoe UI" w:eastAsiaTheme="minorEastAsia" w:hAnsi="Segoe UI" w:cs="Segoe UI" w:hint="cs"/>
          <w:rtl/>
        </w:rPr>
        <w:t xml:space="preserve">כאשר ה- </w:t>
      </w:r>
      <w:r w:rsidR="005B44BD">
        <w:rPr>
          <w:rFonts w:ascii="Segoe UI" w:eastAsiaTheme="minorEastAsia" w:hAnsi="Segoe UI" w:cs="Segoe UI"/>
        </w:rPr>
        <w:t>Rank</w:t>
      </w:r>
      <w:r w:rsidR="005B44BD">
        <w:rPr>
          <w:rFonts w:ascii="Segoe UI" w:eastAsiaTheme="minorEastAsia" w:hAnsi="Segoe UI" w:cs="Segoe UI" w:hint="cs"/>
          <w:rtl/>
        </w:rPr>
        <w:t xml:space="preserve"> של ה </w:t>
      </w:r>
      <w:r w:rsidR="005B44BD">
        <w:rPr>
          <w:rFonts w:ascii="Segoe UI" w:eastAsiaTheme="minorEastAsia" w:hAnsi="Segoe UI" w:cs="Segoe UI"/>
        </w:rPr>
        <w:t>root</w:t>
      </w:r>
      <w:r w:rsidR="005B44BD">
        <w:rPr>
          <w:rFonts w:ascii="Segoe UI" w:eastAsiaTheme="minorEastAsia" w:hAnsi="Segoe UI" w:cs="Segoe UI" w:hint="cs"/>
          <w:rtl/>
        </w:rPr>
        <w:t xml:space="preserve"> מאותחל ל- 0.</w:t>
      </w:r>
      <w:r w:rsidR="00D361E4">
        <w:rPr>
          <w:rFonts w:ascii="Segoe UI" w:eastAsiaTheme="minorEastAsia" w:hAnsi="Segoe UI" w:cs="Segoe UI"/>
          <w:rtl/>
        </w:rPr>
        <w:br/>
      </w:r>
    </w:p>
    <w:p w14:paraId="2DF073FC" w14:textId="7C9E6369" w:rsidR="00EA352F" w:rsidRPr="00EA352F" w:rsidRDefault="00095343" w:rsidP="00EA352F">
      <w:pPr>
        <w:pStyle w:val="ListParagraph"/>
        <w:numPr>
          <w:ilvl w:val="0"/>
          <w:numId w:val="23"/>
        </w:numPr>
        <w:bidi/>
        <w:rPr>
          <w:rFonts w:ascii="Segoe UI" w:eastAsiaTheme="minorEastAsia" w:hAnsi="Segoe UI" w:cs="Segoe UI"/>
          <w:i/>
        </w:rPr>
      </w:pPr>
      <w:r w:rsidRPr="00EA352F">
        <w:rPr>
          <w:rFonts w:ascii="Segoe UI" w:eastAsiaTheme="minorEastAsia" w:hAnsi="Segoe UI" w:cs="Segoe UI"/>
        </w:rPr>
        <w:t>State</w:t>
      </w:r>
      <w:r w:rsidRPr="00EA352F">
        <w:rPr>
          <w:rFonts w:ascii="Segoe UI" w:eastAsiaTheme="minorEastAsia" w:hAnsi="Segoe UI" w:cs="Segoe UI" w:hint="cs"/>
          <w:rtl/>
        </w:rPr>
        <w:t xml:space="preserve"> </w:t>
      </w:r>
      <w:r w:rsidR="00167857" w:rsidRPr="00EA352F">
        <w:rPr>
          <w:rFonts w:ascii="Segoe UI" w:eastAsiaTheme="minorEastAsia" w:hAnsi="Segoe UI" w:cs="Segoe UI"/>
          <w:rtl/>
        </w:rPr>
        <w:t>–</w:t>
      </w:r>
      <w:r w:rsidRPr="00EA352F">
        <w:rPr>
          <w:rFonts w:ascii="Segoe UI" w:eastAsiaTheme="minorEastAsia" w:hAnsi="Segoe UI" w:cs="Segoe UI" w:hint="cs"/>
          <w:rtl/>
        </w:rPr>
        <w:t xml:space="preserve"> </w:t>
      </w:r>
      <w:r w:rsidR="00167857" w:rsidRPr="00EA352F">
        <w:rPr>
          <w:rFonts w:ascii="Segoe UI" w:eastAsiaTheme="minorEastAsia" w:hAnsi="Segoe UI" w:cs="Segoe UI" w:hint="cs"/>
          <w:rtl/>
        </w:rPr>
        <w:t xml:space="preserve">מייצג את </w:t>
      </w:r>
      <w:r w:rsidR="00771BB8" w:rsidRPr="00EA352F">
        <w:rPr>
          <w:rFonts w:ascii="Segoe UI" w:eastAsiaTheme="minorEastAsia" w:hAnsi="Segoe UI" w:cs="Segoe UI" w:hint="cs"/>
          <w:rtl/>
        </w:rPr>
        <w:t xml:space="preserve">קונפיגורציה של המחט.  מורכבת מ: </w:t>
      </w:r>
      <m:oMath>
        <m:r>
          <w:rPr>
            <w:rFonts w:ascii="Cambria Math" w:eastAsiaTheme="minorEastAsia" w:hAnsi="Cambria Math" w:cs="Segoe UI"/>
          </w:rPr>
          <m:t>Configuration=</m:t>
        </m:r>
        <m:d>
          <m:dPr>
            <m:ctrlPr>
              <w:rPr>
                <w:rFonts w:ascii="Cambria Math" w:eastAsiaTheme="minorEastAsia" w:hAnsi="Cambria Math" w:cs="Segoe UI"/>
                <w:i/>
              </w:rPr>
            </m:ctrlPr>
          </m:dPr>
          <m:e>
            <m:r>
              <w:rPr>
                <w:rFonts w:ascii="Cambria Math" w:eastAsiaTheme="minorEastAsia" w:hAnsi="Cambria Math" w:cs="Segoe UI"/>
              </w:rPr>
              <m:t>P,θ</m:t>
            </m:r>
          </m:e>
        </m:d>
        <m:r>
          <m:rPr>
            <m:sty m:val="p"/>
          </m:rPr>
          <w:rPr>
            <w:rFonts w:ascii="Cambria Math" w:eastAsiaTheme="minorEastAsia" w:hAnsi="Cambria Math" w:cs="Segoe UI"/>
          </w:rPr>
          <w:br/>
        </m:r>
      </m:oMath>
      <m:oMathPara>
        <m:oMath>
          <m:r>
            <w:rPr>
              <w:rFonts w:ascii="Cambria Math" w:eastAsiaTheme="minorEastAsia" w:hAnsi="Cambria Math" w:cs="Segoe UI"/>
            </w:rPr>
            <m:t>P∈</m:t>
          </m:r>
          <m:sSup>
            <m:sSupPr>
              <m:ctrlPr>
                <w:rPr>
                  <w:rFonts w:ascii="Cambria Math" w:eastAsiaTheme="minorEastAsia" w:hAnsi="Cambria Math" w:cs="Segoe UI"/>
                  <w:i/>
                </w:rPr>
              </m:ctrlPr>
            </m:sSupPr>
            <m:e>
              <m:r>
                <m:rPr>
                  <m:scr m:val="double-struck"/>
                </m:rPr>
                <w:rPr>
                  <w:rFonts w:ascii="Cambria Math" w:eastAsiaTheme="minorEastAsia" w:hAnsi="Cambria Math" w:cs="Segoe UI"/>
                </w:rPr>
                <m:t>R</m:t>
              </m:r>
            </m:e>
            <m:sup>
              <m:r>
                <w:rPr>
                  <w:rFonts w:ascii="Cambria Math" w:eastAsiaTheme="minorEastAsia" w:hAnsi="Cambria Math" w:cs="Segoe UI"/>
                </w:rPr>
                <m:t>3</m:t>
              </m:r>
            </m:sup>
          </m:sSup>
          <m:r>
            <w:rPr>
              <w:rFonts w:ascii="Cambria Math" w:eastAsiaTheme="minorEastAsia" w:hAnsi="Cambria Math" w:cs="Segoe UI"/>
            </w:rPr>
            <m:t>,θ∈S0</m:t>
          </m:r>
          <m:d>
            <m:dPr>
              <m:ctrlPr>
                <w:rPr>
                  <w:rFonts w:ascii="Cambria Math" w:eastAsiaTheme="minorEastAsia" w:hAnsi="Cambria Math" w:cs="Segoe UI"/>
                  <w:i/>
                </w:rPr>
              </m:ctrlPr>
            </m:dPr>
            <m:e>
              <m:r>
                <w:rPr>
                  <w:rFonts w:ascii="Cambria Math" w:eastAsiaTheme="minorEastAsia" w:hAnsi="Cambria Math" w:cs="Segoe UI"/>
                </w:rPr>
                <m:t>3</m:t>
              </m:r>
            </m:e>
          </m:d>
          <m:r>
            <m:rPr>
              <m:sty m:val="p"/>
            </m:rPr>
            <w:rPr>
              <w:rFonts w:ascii="Segoe UI" w:eastAsiaTheme="minorEastAsia" w:hAnsi="Segoe UI" w:cs="Segoe UI"/>
            </w:rPr>
            <w:br/>
          </m:r>
        </m:oMath>
      </m:oMathPara>
      <w:r w:rsidR="00DC4A6C" w:rsidRPr="00EA352F">
        <w:rPr>
          <w:rFonts w:ascii="Segoe UI" w:eastAsiaTheme="minorEastAsia" w:hAnsi="Segoe UI" w:cs="Segoe UI" w:hint="cs"/>
          <w:i/>
          <w:rtl/>
        </w:rPr>
        <w:t xml:space="preserve">כאשר </w:t>
      </w:r>
      <w:r w:rsidR="00DC4A6C" w:rsidRPr="00EA352F">
        <w:rPr>
          <w:rFonts w:ascii="Segoe UI" w:eastAsiaTheme="minorEastAsia" w:hAnsi="Segoe UI" w:cs="Segoe UI"/>
          <w:i/>
          <w:rtl/>
        </w:rPr>
        <w:t>–</w:t>
      </w:r>
      <w:r w:rsidR="00DC4A6C" w:rsidRPr="00EA352F">
        <w:rPr>
          <w:rFonts w:ascii="Segoe UI" w:eastAsiaTheme="minorEastAsia" w:hAnsi="Segoe UI" w:cs="Segoe UI" w:hint="cs"/>
          <w:i/>
          <w:rtl/>
        </w:rPr>
        <w:t xml:space="preserve"> </w:t>
      </w:r>
      <m:oMath>
        <m:r>
          <w:rPr>
            <w:rFonts w:ascii="Cambria Math" w:eastAsiaTheme="minorEastAsia" w:hAnsi="Cambria Math" w:cs="Segoe UI"/>
          </w:rPr>
          <m:t>P</m:t>
        </m:r>
      </m:oMath>
      <w:r w:rsidR="00DC4A6C" w:rsidRPr="00EA352F">
        <w:rPr>
          <w:rFonts w:ascii="Segoe UI" w:eastAsiaTheme="minorEastAsia" w:hAnsi="Segoe UI" w:cs="Segoe UI" w:hint="cs"/>
          <w:i/>
          <w:rtl/>
        </w:rPr>
        <w:t xml:space="preserve"> הוא המיקום במערכת צירים קרטזית </w:t>
      </w:r>
      <m:oMath>
        <m:d>
          <m:dPr>
            <m:ctrlPr>
              <w:rPr>
                <w:rFonts w:ascii="Cambria Math" w:eastAsiaTheme="minorEastAsia" w:hAnsi="Cambria Math" w:cs="Segoe UI"/>
                <w:i/>
              </w:rPr>
            </m:ctrlPr>
          </m:dPr>
          <m:e>
            <m:r>
              <w:rPr>
                <w:rFonts w:ascii="Cambria Math" w:eastAsiaTheme="minorEastAsia" w:hAnsi="Cambria Math" w:cs="Segoe UI"/>
              </w:rPr>
              <m:t>x,y,z</m:t>
            </m:r>
          </m:e>
        </m:d>
      </m:oMath>
      <w:r w:rsidR="00DC4A6C" w:rsidRPr="00EA352F">
        <w:rPr>
          <w:rFonts w:ascii="Segoe UI" w:eastAsiaTheme="minorEastAsia" w:hAnsi="Segoe UI" w:cs="Segoe UI" w:hint="cs"/>
          <w:i/>
          <w:rtl/>
        </w:rPr>
        <w:t>.</w:t>
      </w:r>
      <w:r w:rsidR="00EA352F">
        <w:rPr>
          <w:rFonts w:ascii="Segoe UI" w:eastAsiaTheme="minorEastAsia" w:hAnsi="Segoe UI" w:cs="Segoe UI"/>
          <w:i/>
          <w:rtl/>
        </w:rPr>
        <w:br/>
      </w:r>
      <m:oMath>
        <m:r>
          <w:rPr>
            <w:rFonts w:ascii="Cambria Math" w:eastAsiaTheme="minorEastAsia" w:hAnsi="Cambria Math" w:cs="Segoe UI"/>
          </w:rPr>
          <m:t>θ</m:t>
        </m:r>
      </m:oMath>
      <w:r w:rsidR="006345CB" w:rsidRPr="00EA352F">
        <w:rPr>
          <w:rFonts w:ascii="Segoe UI" w:eastAsiaTheme="minorEastAsia" w:hAnsi="Segoe UI" w:cs="Segoe UI" w:hint="cs"/>
          <w:rtl/>
        </w:rPr>
        <w:t xml:space="preserve"> </w:t>
      </w:r>
      <w:r w:rsidR="00D311AE" w:rsidRPr="00EA352F">
        <w:rPr>
          <w:rFonts w:ascii="Segoe UI" w:eastAsiaTheme="minorEastAsia" w:hAnsi="Segoe UI" w:cs="Segoe UI"/>
          <w:rtl/>
        </w:rPr>
        <w:t>–</w:t>
      </w:r>
      <w:r w:rsidR="00D311AE" w:rsidRPr="00EA352F">
        <w:rPr>
          <w:rFonts w:ascii="Segoe UI" w:eastAsiaTheme="minorEastAsia" w:hAnsi="Segoe UI" w:cs="Segoe UI" w:hint="cs"/>
          <w:rtl/>
        </w:rPr>
        <w:t xml:space="preserve"> היא הכיוון של המחט במרחב תלת ממדי, אשר ניתן לייצגו באמצעות מט' סיבוב</w:t>
      </w:r>
      <w:r w:rsidR="00DC7EC0" w:rsidRPr="00EA352F">
        <w:rPr>
          <w:rFonts w:hint="cs"/>
          <w:rtl/>
        </w:rPr>
        <w:t xml:space="preserve"> </w:t>
      </w:r>
      <w:r w:rsidR="00DC7EC0" w:rsidRPr="00EA352F">
        <w:rPr>
          <w:rFonts w:ascii="Segoe UI" w:eastAsiaTheme="minorEastAsia" w:hAnsi="Segoe UI" w:cs="Segoe UI" w:hint="cs"/>
          <w:rtl/>
        </w:rPr>
        <w:t>קווטרניונים</w:t>
      </w:r>
      <w:r w:rsidR="00DC7EC0" w:rsidRPr="00EA352F">
        <w:rPr>
          <w:rFonts w:ascii="Segoe UI" w:eastAsiaTheme="minorEastAsia" w:hAnsi="Segoe UI" w:cs="Segoe UI"/>
          <w:rtl/>
        </w:rPr>
        <w:t xml:space="preserve">, </w:t>
      </w:r>
      <w:r w:rsidR="00DC7EC0" w:rsidRPr="00EA352F">
        <w:rPr>
          <w:rFonts w:ascii="Segoe UI" w:eastAsiaTheme="minorEastAsia" w:hAnsi="Segoe UI" w:cs="Segoe UI" w:hint="cs"/>
          <w:rtl/>
        </w:rPr>
        <w:t>או</w:t>
      </w:r>
      <w:r w:rsidR="00DC7EC0" w:rsidRPr="00EA352F">
        <w:rPr>
          <w:rFonts w:ascii="Segoe UI" w:eastAsiaTheme="minorEastAsia" w:hAnsi="Segoe UI" w:cs="Segoe UI"/>
          <w:rtl/>
        </w:rPr>
        <w:t xml:space="preserve"> </w:t>
      </w:r>
      <w:r w:rsidR="00DC7EC0" w:rsidRPr="00EA352F">
        <w:rPr>
          <w:rFonts w:ascii="Segoe UI" w:eastAsiaTheme="minorEastAsia" w:hAnsi="Segoe UI" w:cs="Segoe UI" w:hint="cs"/>
          <w:rtl/>
        </w:rPr>
        <w:t>זוויות</w:t>
      </w:r>
      <w:r w:rsidR="00DC7EC0" w:rsidRPr="00EA352F">
        <w:rPr>
          <w:rFonts w:ascii="Segoe UI" w:eastAsiaTheme="minorEastAsia" w:hAnsi="Segoe UI" w:cs="Segoe UI"/>
          <w:rtl/>
        </w:rPr>
        <w:t xml:space="preserve"> </w:t>
      </w:r>
      <w:r w:rsidR="00DC7EC0" w:rsidRPr="00EA352F">
        <w:rPr>
          <w:rFonts w:ascii="Segoe UI" w:eastAsiaTheme="minorEastAsia" w:hAnsi="Segoe UI" w:cs="Segoe UI" w:hint="cs"/>
          <w:rtl/>
        </w:rPr>
        <w:t>אוילר</w:t>
      </w:r>
      <w:r w:rsidR="00DC7EC0" w:rsidRPr="00EA352F">
        <w:rPr>
          <w:rFonts w:ascii="Segoe UI" w:eastAsiaTheme="minorEastAsia" w:hAnsi="Segoe UI" w:cs="Segoe UI"/>
          <w:rtl/>
        </w:rPr>
        <w:t>.</w:t>
      </w:r>
      <w:r w:rsidR="0067161B" w:rsidRPr="00EA352F">
        <w:rPr>
          <w:rFonts w:ascii="Segoe UI" w:eastAsiaTheme="minorEastAsia" w:hAnsi="Segoe UI" w:cs="Segoe UI"/>
          <w:rtl/>
        </w:rPr>
        <w:br/>
        <w:t>יחד</w:t>
      </w:r>
      <w:r w:rsidR="0067161B" w:rsidRPr="00EA352F">
        <w:rPr>
          <w:rFonts w:ascii="Segoe UI" w:eastAsiaTheme="minorEastAsia" w:hAnsi="Segoe UI" w:cs="Segoe UI"/>
        </w:rPr>
        <w:t xml:space="preserve">, </w:t>
      </w:r>
      <m:oMath>
        <m:r>
          <w:rPr>
            <w:rFonts w:ascii="Cambria Math" w:eastAsiaTheme="minorEastAsia" w:hAnsi="Cambria Math" w:cs="Segoe UI"/>
          </w:rPr>
          <m:t>θ</m:t>
        </m:r>
      </m:oMath>
      <w:r w:rsidR="0067161B" w:rsidRPr="00EA352F">
        <w:rPr>
          <w:rFonts w:ascii="Segoe UI" w:eastAsiaTheme="minorEastAsia" w:hAnsi="Segoe UI" w:cs="Segoe UI"/>
        </w:rPr>
        <w:t xml:space="preserve"> </w:t>
      </w:r>
      <w:r w:rsidR="0067161B" w:rsidRPr="00EA352F">
        <w:rPr>
          <w:rFonts w:ascii="Segoe UI" w:eastAsiaTheme="minorEastAsia" w:hAnsi="Segoe UI" w:cs="Segoe UI"/>
          <w:rtl/>
        </w:rPr>
        <w:t>ו</w:t>
      </w:r>
      <w:r w:rsidR="0067161B" w:rsidRPr="00EA352F">
        <w:rPr>
          <w:rFonts w:ascii="Segoe UI" w:eastAsiaTheme="minorEastAsia" w:hAnsi="Segoe UI" w:cs="Segoe UI"/>
        </w:rPr>
        <w:t>-</w:t>
      </w:r>
      <m:oMath>
        <m:r>
          <w:rPr>
            <w:rFonts w:ascii="Cambria Math" w:eastAsiaTheme="minorEastAsia" w:hAnsi="Cambria Math" w:cs="Segoe UI"/>
          </w:rPr>
          <m:t>P</m:t>
        </m:r>
      </m:oMath>
      <w:r w:rsidR="0067161B" w:rsidRPr="00EA352F">
        <w:rPr>
          <w:rFonts w:ascii="Segoe UI" w:eastAsiaTheme="minorEastAsia" w:hAnsi="Segoe UI" w:cs="Segoe UI"/>
        </w:rPr>
        <w:t xml:space="preserve"> </w:t>
      </w:r>
      <w:r w:rsidR="0067161B" w:rsidRPr="00EA352F">
        <w:rPr>
          <w:rFonts w:ascii="Segoe UI" w:eastAsiaTheme="minorEastAsia" w:hAnsi="Segoe UI" w:cs="Segoe UI" w:hint="cs"/>
          <w:rtl/>
        </w:rPr>
        <w:t xml:space="preserve"> </w:t>
      </w:r>
      <w:r w:rsidR="0067161B" w:rsidRPr="00EA352F">
        <w:rPr>
          <w:rFonts w:ascii="Segoe UI" w:eastAsiaTheme="minorEastAsia" w:hAnsi="Segoe UI" w:cs="Segoe UI"/>
          <w:rtl/>
        </w:rPr>
        <w:t>מהווים את התצורה המלאה של המחט, המאפשרת מודל מדויק במרחב התצורות של הרובוט</w:t>
      </w:r>
      <w:r w:rsidR="0067161B" w:rsidRPr="00EA352F">
        <w:rPr>
          <w:rFonts w:ascii="Segoe UI" w:eastAsiaTheme="minorEastAsia" w:hAnsi="Segoe UI" w:cs="Segoe UI"/>
        </w:rPr>
        <w:t>.</w:t>
      </w:r>
      <w:r w:rsidR="00EA352F">
        <w:rPr>
          <w:rFonts w:ascii="Segoe UI" w:eastAsiaTheme="minorEastAsia" w:hAnsi="Segoe UI" w:cs="Segoe UI"/>
          <w:rtl/>
        </w:rPr>
        <w:br/>
      </w:r>
    </w:p>
    <w:p w14:paraId="5DD1AFA4" w14:textId="3923D007" w:rsidR="003516ED" w:rsidRPr="00EA352F" w:rsidRDefault="00167857" w:rsidP="00EA352F">
      <w:pPr>
        <w:pStyle w:val="ListParagraph"/>
        <w:numPr>
          <w:ilvl w:val="0"/>
          <w:numId w:val="23"/>
        </w:numPr>
        <w:bidi/>
        <w:rPr>
          <w:rFonts w:ascii="Segoe UI" w:eastAsiaTheme="minorEastAsia" w:hAnsi="Segoe UI" w:cs="Segoe UI"/>
          <w:i/>
        </w:rPr>
      </w:pPr>
      <w:r w:rsidRPr="00EA352F">
        <w:rPr>
          <w:rFonts w:ascii="Segoe UI" w:eastAsiaTheme="minorEastAsia" w:hAnsi="Segoe UI" w:cs="Segoe UI"/>
        </w:rPr>
        <w:t>Resolution</w:t>
      </w:r>
      <w:r w:rsidRPr="00EA352F">
        <w:rPr>
          <w:rFonts w:ascii="Segoe UI" w:eastAsiaTheme="minorEastAsia" w:hAnsi="Segoe UI" w:cs="Segoe UI" w:hint="cs"/>
          <w:rtl/>
        </w:rPr>
        <w:t>-</w:t>
      </w:r>
      <w:r w:rsidR="003A0041" w:rsidRPr="00EA352F">
        <w:rPr>
          <w:rFonts w:ascii="Segoe UI" w:eastAsiaTheme="minorEastAsia" w:hAnsi="Segoe UI" w:cs="Segoe UI" w:hint="cs"/>
          <w:rtl/>
        </w:rPr>
        <w:t xml:space="preserve"> מצביעה על הרזולוציה שנלקח</w:t>
      </w:r>
      <w:r w:rsidR="00575BB4" w:rsidRPr="00EA352F">
        <w:rPr>
          <w:rFonts w:ascii="Segoe UI" w:eastAsiaTheme="minorEastAsia" w:hAnsi="Segoe UI" w:cs="Segoe UI" w:hint="cs"/>
          <w:rtl/>
        </w:rPr>
        <w:t>ה</w:t>
      </w:r>
      <w:r w:rsidR="003A0041" w:rsidRPr="00EA352F">
        <w:rPr>
          <w:rFonts w:ascii="Segoe UI" w:eastAsiaTheme="minorEastAsia" w:hAnsi="Segoe UI" w:cs="Segoe UI" w:hint="cs"/>
          <w:rtl/>
        </w:rPr>
        <w:t xml:space="preserve"> </w:t>
      </w:r>
      <w:r w:rsidR="00575BB4" w:rsidRPr="00EA352F">
        <w:rPr>
          <w:rFonts w:ascii="Segoe UI" w:eastAsiaTheme="minorEastAsia" w:hAnsi="Segoe UI" w:cs="Segoe UI" w:hint="cs"/>
          <w:rtl/>
        </w:rPr>
        <w:t>על מנת להגיע ל</w:t>
      </w:r>
      <w:r w:rsidR="00575BB4" w:rsidRPr="00EA352F">
        <w:rPr>
          <w:rFonts w:ascii="Segoe UI" w:eastAsiaTheme="minorEastAsia" w:hAnsi="Segoe UI" w:cs="Segoe UI"/>
        </w:rPr>
        <w:t>Node</w:t>
      </w:r>
      <w:r w:rsidR="00575BB4" w:rsidRPr="00EA352F">
        <w:rPr>
          <w:rFonts w:ascii="Segoe UI" w:eastAsiaTheme="minorEastAsia" w:hAnsi="Segoe UI" w:cs="Segoe UI" w:hint="cs"/>
          <w:rtl/>
        </w:rPr>
        <w:t xml:space="preserve"> הנוכחי.</w:t>
      </w:r>
    </w:p>
    <w:p w14:paraId="658486C4" w14:textId="0635F160" w:rsidR="00575BB4" w:rsidRPr="00575BB4" w:rsidRDefault="003516ED" w:rsidP="003516ED">
      <w:pPr>
        <w:pStyle w:val="ListParagraph"/>
        <w:numPr>
          <w:ilvl w:val="0"/>
          <w:numId w:val="23"/>
        </w:numPr>
        <w:bidi/>
        <w:rPr>
          <w:rFonts w:ascii="Segoe UI" w:eastAsiaTheme="minorEastAsia" w:hAnsi="Segoe UI" w:cs="Segoe UI"/>
          <w:i/>
        </w:rPr>
      </w:pPr>
      <w:r>
        <w:rPr>
          <w:rFonts w:ascii="Segoe UI" w:eastAsiaTheme="minorEastAsia" w:hAnsi="Segoe UI" w:cs="Segoe UI"/>
        </w:rPr>
        <w:t>Cost</w:t>
      </w:r>
      <w:r>
        <w:rPr>
          <w:rFonts w:ascii="Segoe UI" w:eastAsiaTheme="minorEastAsia" w:hAnsi="Segoe UI" w:cs="Segoe UI" w:hint="cs"/>
          <w:rtl/>
        </w:rPr>
        <w:t xml:space="preserve"> </w:t>
      </w:r>
      <w:r>
        <w:rPr>
          <w:rFonts w:ascii="Segoe UI" w:eastAsiaTheme="minorEastAsia" w:hAnsi="Segoe UI" w:cs="Segoe UI"/>
          <w:rtl/>
        </w:rPr>
        <w:t>–</w:t>
      </w:r>
      <w:r>
        <w:rPr>
          <w:rFonts w:ascii="Segoe UI" w:eastAsiaTheme="minorEastAsia" w:hAnsi="Segoe UI" w:cs="Segoe UI" w:hint="cs"/>
          <w:rtl/>
        </w:rPr>
        <w:t xml:space="preserve"> עלות מה- </w:t>
      </w:r>
      <w:r>
        <w:rPr>
          <w:rFonts w:ascii="Segoe UI" w:eastAsiaTheme="minorEastAsia" w:hAnsi="Segoe UI" w:cs="Segoe UI"/>
        </w:rPr>
        <w:t>Node</w:t>
      </w:r>
      <w:r>
        <w:rPr>
          <w:rFonts w:ascii="Segoe UI" w:eastAsiaTheme="minorEastAsia" w:hAnsi="Segoe UI" w:cs="Segoe UI" w:hint="cs"/>
          <w:rtl/>
        </w:rPr>
        <w:t xml:space="preserve"> ההתחלתי ל- </w:t>
      </w:r>
      <w:r>
        <w:rPr>
          <w:rFonts w:ascii="Segoe UI" w:eastAsiaTheme="minorEastAsia" w:hAnsi="Segoe UI" w:cs="Segoe UI"/>
        </w:rPr>
        <w:t>Node</w:t>
      </w:r>
      <w:r>
        <w:rPr>
          <w:rFonts w:ascii="Segoe UI" w:eastAsiaTheme="minorEastAsia" w:hAnsi="Segoe UI" w:cs="Segoe UI" w:hint="cs"/>
          <w:rtl/>
        </w:rPr>
        <w:t xml:space="preserve"> הנוכחי</w:t>
      </w:r>
      <w:r w:rsidR="00BD3BE6">
        <w:rPr>
          <w:rFonts w:ascii="Segoe UI" w:eastAsiaTheme="minorEastAsia" w:hAnsi="Segoe UI" w:cs="Segoe UI" w:hint="cs"/>
          <w:rtl/>
        </w:rPr>
        <w:t>, העלות יכולה ל</w:t>
      </w:r>
      <w:r w:rsidR="00213994">
        <w:rPr>
          <w:rFonts w:ascii="Segoe UI" w:eastAsiaTheme="minorEastAsia" w:hAnsi="Segoe UI" w:cs="Segoe UI" w:hint="cs"/>
          <w:rtl/>
        </w:rPr>
        <w:t>שלב</w:t>
      </w:r>
      <w:r w:rsidR="00BD3BE6">
        <w:rPr>
          <w:rFonts w:ascii="Segoe UI" w:eastAsiaTheme="minorEastAsia" w:hAnsi="Segoe UI" w:cs="Segoe UI" w:hint="cs"/>
          <w:rtl/>
        </w:rPr>
        <w:t xml:space="preserve"> מס' הפעולות שביצע הרובוט, המרחק שהתקדם</w:t>
      </w:r>
      <w:r w:rsidR="001103AA">
        <w:rPr>
          <w:rFonts w:ascii="Segoe UI" w:eastAsiaTheme="minorEastAsia" w:hAnsi="Segoe UI" w:cs="Segoe UI" w:hint="cs"/>
          <w:rtl/>
        </w:rPr>
        <w:t>, אנרגיה שהושקעה</w:t>
      </w:r>
      <w:r w:rsidR="00BD3BE6">
        <w:rPr>
          <w:rFonts w:ascii="Segoe UI" w:eastAsiaTheme="minorEastAsia" w:hAnsi="Segoe UI" w:cs="Segoe UI" w:hint="cs"/>
          <w:rtl/>
        </w:rPr>
        <w:t>.</w:t>
      </w:r>
      <w:r w:rsidR="006A6774">
        <w:rPr>
          <w:rFonts w:ascii="Segoe UI" w:eastAsiaTheme="minorEastAsia" w:hAnsi="Segoe UI" w:cs="Segoe UI" w:hint="cs"/>
          <w:rtl/>
        </w:rPr>
        <w:t xml:space="preserve"> אנחנו במימוש של </w:t>
      </w:r>
      <w:r w:rsidR="006A6774">
        <w:rPr>
          <w:rFonts w:ascii="Segoe UI" w:eastAsiaTheme="minorEastAsia" w:hAnsi="Segoe UI" w:cs="Segoe UI"/>
        </w:rPr>
        <w:t>RCS</w:t>
      </w:r>
      <w:r w:rsidR="007A6B36">
        <w:rPr>
          <w:rFonts w:ascii="Segoe UI" w:eastAsiaTheme="minorEastAsia" w:hAnsi="Segoe UI" w:cs="Segoe UI" w:hint="cs"/>
          <w:rtl/>
        </w:rPr>
        <w:t xml:space="preserve"> השתמשנו ב</w:t>
      </w:r>
      <w:r w:rsidR="007A6B36">
        <w:rPr>
          <w:rFonts w:ascii="Segoe UI" w:eastAsiaTheme="minorEastAsia" w:hAnsi="Segoe UI" w:cs="Segoe UI"/>
        </w:rPr>
        <w:t>Rank</w:t>
      </w:r>
      <w:r w:rsidR="007A6B36">
        <w:rPr>
          <w:rFonts w:ascii="Segoe UI" w:eastAsiaTheme="minorEastAsia" w:hAnsi="Segoe UI" w:cs="Segoe UI" w:hint="cs"/>
          <w:rtl/>
        </w:rPr>
        <w:t xml:space="preserve"> של </w:t>
      </w:r>
      <w:r w:rsidR="007A6B36">
        <w:rPr>
          <w:rFonts w:ascii="Segoe UI" w:eastAsiaTheme="minorEastAsia" w:hAnsi="Segoe UI" w:cs="Segoe UI"/>
        </w:rPr>
        <w:t>Node</w:t>
      </w:r>
      <w:r w:rsidR="007A6B36">
        <w:rPr>
          <w:rFonts w:ascii="Segoe UI" w:eastAsiaTheme="minorEastAsia" w:hAnsi="Segoe UI" w:cs="Segoe UI" w:hint="cs"/>
          <w:rtl/>
        </w:rPr>
        <w:t xml:space="preserve"> כהמחיר שלו.</w:t>
      </w:r>
      <w:r>
        <w:rPr>
          <w:rFonts w:ascii="Segoe UI" w:eastAsiaTheme="minorEastAsia" w:hAnsi="Segoe UI" w:cs="Segoe UI"/>
          <w:rtl/>
        </w:rPr>
        <w:br/>
      </w:r>
    </w:p>
    <w:p w14:paraId="41E3A713" w14:textId="77777777" w:rsidR="006437BE" w:rsidRPr="006437BE" w:rsidRDefault="001E0574" w:rsidP="006245CF">
      <w:pPr>
        <w:pStyle w:val="ListParagraph"/>
        <w:numPr>
          <w:ilvl w:val="0"/>
          <w:numId w:val="23"/>
        </w:numPr>
        <w:bidi/>
        <w:rPr>
          <w:rFonts w:ascii="Segoe UI" w:eastAsiaTheme="minorEastAsia" w:hAnsi="Segoe UI" w:cs="Segoe UI"/>
          <w:i/>
        </w:rPr>
      </w:pPr>
      <w:r>
        <w:rPr>
          <w:rFonts w:ascii="Segoe UI" w:eastAsiaTheme="minorEastAsia" w:hAnsi="Segoe UI" w:cs="Segoe UI"/>
        </w:rPr>
        <w:t>Parent</w:t>
      </w:r>
      <w:r>
        <w:rPr>
          <w:rFonts w:ascii="Segoe UI" w:eastAsiaTheme="minorEastAsia" w:hAnsi="Segoe UI" w:cs="Segoe UI" w:hint="cs"/>
          <w:rtl/>
        </w:rPr>
        <w:t xml:space="preserve"> </w:t>
      </w:r>
      <w:r w:rsidR="008459D8">
        <w:rPr>
          <w:rFonts w:ascii="Segoe UI" w:eastAsiaTheme="minorEastAsia" w:hAnsi="Segoe UI" w:cs="Segoe UI"/>
          <w:rtl/>
        </w:rPr>
        <w:t>–</w:t>
      </w:r>
      <w:r>
        <w:rPr>
          <w:rFonts w:ascii="Segoe UI" w:eastAsiaTheme="minorEastAsia" w:hAnsi="Segoe UI" w:cs="Segoe UI" w:hint="cs"/>
          <w:rtl/>
        </w:rPr>
        <w:t xml:space="preserve"> </w:t>
      </w:r>
      <w:r w:rsidR="008459D8">
        <w:rPr>
          <w:rFonts w:ascii="Segoe UI" w:eastAsiaTheme="minorEastAsia" w:hAnsi="Segoe UI" w:cs="Segoe UI" w:hint="cs"/>
          <w:rtl/>
        </w:rPr>
        <w:t xml:space="preserve">מצביע על ההורה שביצע </w:t>
      </w:r>
      <w:r w:rsidR="008459D8">
        <w:rPr>
          <w:rFonts w:ascii="Segoe UI" w:eastAsiaTheme="minorEastAsia" w:hAnsi="Segoe UI" w:cs="Segoe UI"/>
        </w:rPr>
        <w:t xml:space="preserve">Expand </w:t>
      </w:r>
      <w:r w:rsidR="008459D8">
        <w:rPr>
          <w:rFonts w:ascii="Segoe UI" w:eastAsiaTheme="minorEastAsia" w:hAnsi="Segoe UI" w:cs="Segoe UI" w:hint="cs"/>
          <w:rtl/>
        </w:rPr>
        <w:t xml:space="preserve"> על מנת להגיע ל- </w:t>
      </w:r>
      <w:r w:rsidR="008459D8">
        <w:rPr>
          <w:rFonts w:ascii="Segoe UI" w:eastAsiaTheme="minorEastAsia" w:hAnsi="Segoe UI" w:cs="Segoe UI"/>
        </w:rPr>
        <w:t>Node</w:t>
      </w:r>
      <w:r w:rsidR="003B783F">
        <w:rPr>
          <w:rFonts w:ascii="Segoe UI" w:eastAsiaTheme="minorEastAsia" w:hAnsi="Segoe UI" w:cs="Segoe UI" w:hint="cs"/>
          <w:rtl/>
        </w:rPr>
        <w:t xml:space="preserve"> הנוכחי. שבמקרה שלנו </w:t>
      </w:r>
      <w:r w:rsidR="006245CF" w:rsidRPr="006245CF">
        <w:rPr>
          <w:rFonts w:ascii="Segoe UI" w:eastAsiaTheme="minorEastAsia" w:hAnsi="Segoe UI" w:cs="Segoe UI"/>
          <w:rtl/>
        </w:rPr>
        <w:t xml:space="preserve">מייצג את </w:t>
      </w:r>
      <w:r w:rsidR="006245CF" w:rsidRPr="006245CF">
        <w:rPr>
          <w:rFonts w:ascii="Segoe UI" w:eastAsiaTheme="minorEastAsia" w:hAnsi="Segoe UI" w:cs="Segoe UI"/>
          <w:b/>
          <w:bCs/>
          <w:rtl/>
        </w:rPr>
        <w:t>קטע המסלול</w:t>
      </w:r>
      <w:r w:rsidR="006245CF" w:rsidRPr="006245CF">
        <w:rPr>
          <w:rFonts w:ascii="Segoe UI" w:eastAsiaTheme="minorEastAsia" w:hAnsi="Segoe UI" w:cs="Segoe UI"/>
          <w:rtl/>
        </w:rPr>
        <w:t xml:space="preserve"> המחבר בין הצומת ההורה לצומת הנוכחי</w:t>
      </w:r>
      <w:r w:rsidR="006245CF" w:rsidRPr="006245CF">
        <w:rPr>
          <w:rFonts w:ascii="Segoe UI" w:eastAsiaTheme="minorEastAsia" w:hAnsi="Segoe UI" w:cs="Segoe UI"/>
        </w:rPr>
        <w:t>.</w:t>
      </w:r>
      <w:r w:rsidR="006245CF">
        <w:rPr>
          <w:rFonts w:ascii="Segoe UI" w:eastAsiaTheme="minorEastAsia" w:hAnsi="Segoe UI" w:cs="Segoe UI" w:hint="cs"/>
          <w:rtl/>
        </w:rPr>
        <w:t xml:space="preserve"> קריטי לשחזור המסלול לאחר הגעה למצב מטרה.</w:t>
      </w:r>
    </w:p>
    <w:p w14:paraId="57270717" w14:textId="59AFA031" w:rsidR="006437BE" w:rsidRDefault="006437BE" w:rsidP="006437BE">
      <w:pPr>
        <w:pStyle w:val="ListParagraph"/>
        <w:numPr>
          <w:ilvl w:val="0"/>
          <w:numId w:val="23"/>
        </w:numPr>
        <w:bidi/>
        <w:rPr>
          <w:rFonts w:ascii="Segoe UI" w:eastAsiaTheme="minorEastAsia" w:hAnsi="Segoe UI" w:cs="Segoe UI"/>
        </w:rPr>
      </w:pPr>
      <w:r w:rsidRPr="006437BE">
        <w:rPr>
          <w:rFonts w:ascii="Segoe UI" w:eastAsiaTheme="minorEastAsia" w:hAnsi="Segoe UI" w:cs="Segoe UI" w:hint="cs"/>
          <w:rtl/>
        </w:rPr>
        <w:t>פרימיטיב</w:t>
      </w:r>
      <w:r w:rsidRPr="006437BE">
        <w:rPr>
          <w:rFonts w:ascii="Segoe UI" w:eastAsiaTheme="minorEastAsia" w:hAnsi="Segoe UI" w:cs="Segoe UI"/>
          <w:rtl/>
        </w:rPr>
        <w:t xml:space="preserve"> </w:t>
      </w:r>
      <w:r w:rsidRPr="006437BE">
        <w:rPr>
          <w:rFonts w:ascii="Segoe UI" w:eastAsiaTheme="minorEastAsia" w:hAnsi="Segoe UI" w:cs="Segoe UI" w:hint="cs"/>
          <w:rtl/>
        </w:rPr>
        <w:t>תנועה</w:t>
      </w:r>
      <w:r w:rsidRPr="006437BE">
        <w:rPr>
          <w:rFonts w:ascii="Segoe UI" w:eastAsiaTheme="minorEastAsia" w:hAnsi="Segoe UI" w:cs="Segoe UI"/>
          <w:rtl/>
        </w:rPr>
        <w:t>:</w:t>
      </w:r>
      <w:r>
        <w:rPr>
          <w:rFonts w:ascii="Segoe UI" w:eastAsiaTheme="minorEastAsia" w:hAnsi="Segoe UI" w:cs="Segoe UI"/>
        </w:rPr>
        <w:br/>
      </w:r>
      <w:r w:rsidRPr="006437BE">
        <w:rPr>
          <w:rFonts w:ascii="Segoe UI" w:eastAsiaTheme="minorEastAsia" w:hAnsi="Segoe UI" w:cs="Segoe UI" w:hint="cs"/>
          <w:rtl/>
        </w:rPr>
        <w:t>פעולה</w:t>
      </w:r>
      <w:r w:rsidRPr="006437BE">
        <w:rPr>
          <w:rFonts w:ascii="Segoe UI" w:eastAsiaTheme="minorEastAsia" w:hAnsi="Segoe UI" w:cs="Segoe UI"/>
          <w:rtl/>
        </w:rPr>
        <w:t xml:space="preserve"> </w:t>
      </w:r>
      <w:r w:rsidRPr="006437BE">
        <w:rPr>
          <w:rFonts w:ascii="Segoe UI" w:eastAsiaTheme="minorEastAsia" w:hAnsi="Segoe UI" w:cs="Segoe UI" w:hint="cs"/>
          <w:rtl/>
        </w:rPr>
        <w:t>או</w:t>
      </w:r>
      <w:r w:rsidRPr="006437BE">
        <w:rPr>
          <w:rFonts w:ascii="Segoe UI" w:eastAsiaTheme="minorEastAsia" w:hAnsi="Segoe UI" w:cs="Segoe UI"/>
          <w:rtl/>
        </w:rPr>
        <w:t xml:space="preserve"> </w:t>
      </w:r>
      <w:r w:rsidRPr="006437BE">
        <w:rPr>
          <w:rFonts w:ascii="Segoe UI" w:eastAsiaTheme="minorEastAsia" w:hAnsi="Segoe UI" w:cs="Segoe UI" w:hint="cs"/>
          <w:rtl/>
        </w:rPr>
        <w:t>מהלך</w:t>
      </w:r>
      <w:r w:rsidRPr="006437BE">
        <w:rPr>
          <w:rFonts w:ascii="Segoe UI" w:eastAsiaTheme="minorEastAsia" w:hAnsi="Segoe UI" w:cs="Segoe UI"/>
          <w:rtl/>
        </w:rPr>
        <w:t xml:space="preserve"> </w:t>
      </w:r>
      <w:r w:rsidRPr="006437BE">
        <w:rPr>
          <w:rFonts w:ascii="Segoe UI" w:eastAsiaTheme="minorEastAsia" w:hAnsi="Segoe UI" w:cs="Segoe UI" w:hint="cs"/>
          <w:rtl/>
        </w:rPr>
        <w:t>מסוים</w:t>
      </w:r>
      <w:r w:rsidRPr="006437BE">
        <w:rPr>
          <w:rFonts w:ascii="Segoe UI" w:eastAsiaTheme="minorEastAsia" w:hAnsi="Segoe UI" w:cs="Segoe UI"/>
          <w:rtl/>
        </w:rPr>
        <w:t xml:space="preserve"> </w:t>
      </w:r>
      <w:r w:rsidRPr="006437BE">
        <w:rPr>
          <w:rFonts w:ascii="Segoe UI" w:eastAsiaTheme="minorEastAsia" w:hAnsi="Segoe UI" w:cs="Segoe UI" w:hint="cs"/>
          <w:rtl/>
        </w:rPr>
        <w:t>שהוחל</w:t>
      </w:r>
      <w:r w:rsidRPr="006437BE">
        <w:rPr>
          <w:rFonts w:ascii="Segoe UI" w:eastAsiaTheme="minorEastAsia" w:hAnsi="Segoe UI" w:cs="Segoe UI"/>
          <w:rtl/>
        </w:rPr>
        <w:t xml:space="preserve"> </w:t>
      </w:r>
      <w:r w:rsidRPr="006437BE">
        <w:rPr>
          <w:rFonts w:ascii="Segoe UI" w:eastAsiaTheme="minorEastAsia" w:hAnsi="Segoe UI" w:cs="Segoe UI" w:hint="cs"/>
          <w:rtl/>
        </w:rPr>
        <w:t>על</w:t>
      </w:r>
      <w:r w:rsidRPr="006437BE">
        <w:rPr>
          <w:rFonts w:ascii="Segoe UI" w:eastAsiaTheme="minorEastAsia" w:hAnsi="Segoe UI" w:cs="Segoe UI"/>
          <w:rtl/>
        </w:rPr>
        <w:t xml:space="preserve"> </w:t>
      </w:r>
      <w:r w:rsidRPr="006437BE">
        <w:rPr>
          <w:rFonts w:ascii="Segoe UI" w:eastAsiaTheme="minorEastAsia" w:hAnsi="Segoe UI" w:cs="Segoe UI" w:hint="cs"/>
          <w:rtl/>
        </w:rPr>
        <w:t>הצומת</w:t>
      </w:r>
      <w:r w:rsidRPr="006437BE">
        <w:rPr>
          <w:rFonts w:ascii="Segoe UI" w:eastAsiaTheme="minorEastAsia" w:hAnsi="Segoe UI" w:cs="Segoe UI"/>
          <w:rtl/>
        </w:rPr>
        <w:t xml:space="preserve"> </w:t>
      </w:r>
      <w:r w:rsidRPr="006437BE">
        <w:rPr>
          <w:rFonts w:ascii="Segoe UI" w:eastAsiaTheme="minorEastAsia" w:hAnsi="Segoe UI" w:cs="Segoe UI" w:hint="cs"/>
          <w:rtl/>
        </w:rPr>
        <w:t>ההורה</w:t>
      </w:r>
      <w:r w:rsidRPr="006437BE">
        <w:rPr>
          <w:rFonts w:ascii="Segoe UI" w:eastAsiaTheme="minorEastAsia" w:hAnsi="Segoe UI" w:cs="Segoe UI"/>
          <w:rtl/>
        </w:rPr>
        <w:t xml:space="preserve"> </w:t>
      </w:r>
      <w:r w:rsidRPr="006437BE">
        <w:rPr>
          <w:rFonts w:ascii="Segoe UI" w:eastAsiaTheme="minorEastAsia" w:hAnsi="Segoe UI" w:cs="Segoe UI" w:hint="cs"/>
          <w:rtl/>
        </w:rPr>
        <w:t>ליצירת</w:t>
      </w:r>
      <w:r w:rsidRPr="006437BE">
        <w:rPr>
          <w:rFonts w:ascii="Segoe UI" w:eastAsiaTheme="minorEastAsia" w:hAnsi="Segoe UI" w:cs="Segoe UI"/>
          <w:rtl/>
        </w:rPr>
        <w:t xml:space="preserve"> </w:t>
      </w:r>
      <w:r w:rsidRPr="006437BE">
        <w:rPr>
          <w:rFonts w:ascii="Segoe UI" w:eastAsiaTheme="minorEastAsia" w:hAnsi="Segoe UI" w:cs="Segoe UI" w:hint="cs"/>
          <w:rtl/>
        </w:rPr>
        <w:t>הצומת</w:t>
      </w:r>
      <w:r w:rsidRPr="006437BE">
        <w:rPr>
          <w:rFonts w:ascii="Segoe UI" w:eastAsiaTheme="minorEastAsia" w:hAnsi="Segoe UI" w:cs="Segoe UI"/>
          <w:rtl/>
        </w:rPr>
        <w:t xml:space="preserve"> </w:t>
      </w:r>
      <w:r w:rsidRPr="006437BE">
        <w:rPr>
          <w:rFonts w:ascii="Segoe UI" w:eastAsiaTheme="minorEastAsia" w:hAnsi="Segoe UI" w:cs="Segoe UI" w:hint="cs"/>
          <w:rtl/>
        </w:rPr>
        <w:t>הנוכחי</w:t>
      </w:r>
      <w:r w:rsidRPr="006437BE">
        <w:rPr>
          <w:rFonts w:ascii="Segoe UI" w:eastAsiaTheme="minorEastAsia" w:hAnsi="Segoe UI" w:cs="Segoe UI"/>
          <w:rtl/>
        </w:rPr>
        <w:t>.</w:t>
      </w:r>
      <w:r>
        <w:rPr>
          <w:rFonts w:ascii="Segoe UI" w:eastAsiaTheme="minorEastAsia" w:hAnsi="Segoe UI" w:cs="Segoe UI"/>
        </w:rPr>
        <w:t xml:space="preserve"> </w:t>
      </w:r>
      <w:r w:rsidRPr="006437BE">
        <w:rPr>
          <w:rFonts w:ascii="Segoe UI" w:eastAsiaTheme="minorEastAsia" w:hAnsi="Segoe UI" w:cs="Segoe UI" w:hint="cs"/>
          <w:rtl/>
        </w:rPr>
        <w:t>דוגמאות</w:t>
      </w:r>
      <w:r w:rsidRPr="006437BE">
        <w:rPr>
          <w:rFonts w:ascii="Segoe UI" w:eastAsiaTheme="minorEastAsia" w:hAnsi="Segoe UI" w:cs="Segoe UI"/>
          <w:rtl/>
        </w:rPr>
        <w:t xml:space="preserve"> </w:t>
      </w:r>
      <w:r w:rsidRPr="006437BE">
        <w:rPr>
          <w:rFonts w:ascii="Segoe UI" w:eastAsiaTheme="minorEastAsia" w:hAnsi="Segoe UI" w:cs="Segoe UI" w:hint="cs"/>
          <w:rtl/>
        </w:rPr>
        <w:t>כוללות</w:t>
      </w:r>
      <w:r w:rsidRPr="006437BE">
        <w:rPr>
          <w:rFonts w:ascii="Segoe UI" w:eastAsiaTheme="minorEastAsia" w:hAnsi="Segoe UI" w:cs="Segoe UI"/>
          <w:rtl/>
        </w:rPr>
        <w:t xml:space="preserve"> </w:t>
      </w:r>
      <w:r w:rsidRPr="006437BE">
        <w:rPr>
          <w:rFonts w:ascii="Segoe UI" w:eastAsiaTheme="minorEastAsia" w:hAnsi="Segoe UI" w:cs="Segoe UI" w:hint="cs"/>
          <w:rtl/>
        </w:rPr>
        <w:t>שינויים</w:t>
      </w:r>
      <w:r w:rsidRPr="006437BE">
        <w:rPr>
          <w:rFonts w:ascii="Segoe UI" w:eastAsiaTheme="minorEastAsia" w:hAnsi="Segoe UI" w:cs="Segoe UI"/>
          <w:rtl/>
        </w:rPr>
        <w:t xml:space="preserve"> </w:t>
      </w:r>
      <w:r w:rsidRPr="006437BE">
        <w:rPr>
          <w:rFonts w:ascii="Segoe UI" w:eastAsiaTheme="minorEastAsia" w:hAnsi="Segoe UI" w:cs="Segoe UI" w:hint="cs"/>
          <w:rtl/>
        </w:rPr>
        <w:t>סיבוביים</w:t>
      </w:r>
      <w:r w:rsidRPr="006437BE">
        <w:rPr>
          <w:rFonts w:ascii="Segoe UI" w:eastAsiaTheme="minorEastAsia" w:hAnsi="Segoe UI" w:cs="Segoe UI"/>
          <w:rtl/>
        </w:rPr>
        <w:t xml:space="preserve"> </w:t>
      </w:r>
      <w:r w:rsidRPr="006437BE">
        <w:rPr>
          <w:rFonts w:ascii="Segoe UI" w:eastAsiaTheme="minorEastAsia" w:hAnsi="Segoe UI" w:cs="Segoe UI" w:hint="cs"/>
          <w:rtl/>
        </w:rPr>
        <w:t>קטנים</w:t>
      </w:r>
      <w:r w:rsidRPr="006437BE">
        <w:rPr>
          <w:rFonts w:ascii="Segoe UI" w:eastAsiaTheme="minorEastAsia" w:hAnsi="Segoe UI" w:cs="Segoe UI"/>
          <w:rtl/>
        </w:rPr>
        <w:t xml:space="preserve">, </w:t>
      </w:r>
      <w:r w:rsidRPr="006437BE">
        <w:rPr>
          <w:rFonts w:ascii="Segoe UI" w:eastAsiaTheme="minorEastAsia" w:hAnsi="Segoe UI" w:cs="Segoe UI" w:hint="cs"/>
          <w:rtl/>
        </w:rPr>
        <w:t>תרגומים</w:t>
      </w:r>
      <w:r w:rsidRPr="006437BE">
        <w:rPr>
          <w:rFonts w:ascii="Segoe UI" w:eastAsiaTheme="minorEastAsia" w:hAnsi="Segoe UI" w:cs="Segoe UI"/>
          <w:rtl/>
        </w:rPr>
        <w:t xml:space="preserve">, </w:t>
      </w:r>
      <w:r w:rsidRPr="006437BE">
        <w:rPr>
          <w:rFonts w:ascii="Segoe UI" w:eastAsiaTheme="minorEastAsia" w:hAnsi="Segoe UI" w:cs="Segoe UI" w:hint="cs"/>
          <w:rtl/>
        </w:rPr>
        <w:t>או</w:t>
      </w:r>
      <w:r w:rsidRPr="006437BE">
        <w:rPr>
          <w:rFonts w:ascii="Segoe UI" w:eastAsiaTheme="minorEastAsia" w:hAnsi="Segoe UI" w:cs="Segoe UI"/>
          <w:rtl/>
        </w:rPr>
        <w:t xml:space="preserve"> </w:t>
      </w:r>
      <w:r w:rsidRPr="006437BE">
        <w:rPr>
          <w:rFonts w:ascii="Segoe UI" w:eastAsiaTheme="minorEastAsia" w:hAnsi="Segoe UI" w:cs="Segoe UI" w:hint="cs"/>
          <w:rtl/>
        </w:rPr>
        <w:t>תבניות</w:t>
      </w:r>
      <w:r w:rsidRPr="006437BE">
        <w:rPr>
          <w:rFonts w:ascii="Segoe UI" w:eastAsiaTheme="minorEastAsia" w:hAnsi="Segoe UI" w:cs="Segoe UI"/>
          <w:rtl/>
        </w:rPr>
        <w:t xml:space="preserve"> </w:t>
      </w:r>
      <w:r w:rsidRPr="006437BE">
        <w:rPr>
          <w:rFonts w:ascii="Segoe UI" w:eastAsiaTheme="minorEastAsia" w:hAnsi="Segoe UI" w:cs="Segoe UI" w:hint="cs"/>
          <w:rtl/>
        </w:rPr>
        <w:t>תנועה</w:t>
      </w:r>
      <w:r w:rsidRPr="006437BE">
        <w:rPr>
          <w:rFonts w:ascii="Segoe UI" w:eastAsiaTheme="minorEastAsia" w:hAnsi="Segoe UI" w:cs="Segoe UI"/>
          <w:rtl/>
        </w:rPr>
        <w:t xml:space="preserve"> </w:t>
      </w:r>
      <w:r w:rsidRPr="006437BE">
        <w:rPr>
          <w:rFonts w:ascii="Segoe UI" w:eastAsiaTheme="minorEastAsia" w:hAnsi="Segoe UI" w:cs="Segoe UI" w:hint="cs"/>
          <w:rtl/>
        </w:rPr>
        <w:t>מורכבות</w:t>
      </w:r>
      <w:r w:rsidRPr="006437BE">
        <w:rPr>
          <w:rFonts w:ascii="Segoe UI" w:eastAsiaTheme="minorEastAsia" w:hAnsi="Segoe UI" w:cs="Segoe UI"/>
          <w:rtl/>
        </w:rPr>
        <w:t xml:space="preserve"> </w:t>
      </w:r>
      <w:r w:rsidRPr="006437BE">
        <w:rPr>
          <w:rFonts w:ascii="Segoe UI" w:eastAsiaTheme="minorEastAsia" w:hAnsi="Segoe UI" w:cs="Segoe UI" w:hint="cs"/>
          <w:rtl/>
        </w:rPr>
        <w:t>יותר</w:t>
      </w:r>
      <w:r w:rsidRPr="006437BE">
        <w:rPr>
          <w:rFonts w:ascii="Segoe UI" w:eastAsiaTheme="minorEastAsia" w:hAnsi="Segoe UI" w:cs="Segoe UI"/>
          <w:rtl/>
        </w:rPr>
        <w:t xml:space="preserve"> </w:t>
      </w:r>
      <w:r w:rsidRPr="006437BE">
        <w:rPr>
          <w:rFonts w:ascii="Segoe UI" w:eastAsiaTheme="minorEastAsia" w:hAnsi="Segoe UI" w:cs="Segoe UI" w:hint="cs"/>
          <w:rtl/>
        </w:rPr>
        <w:t>המיועדות</w:t>
      </w:r>
      <w:r w:rsidRPr="006437BE">
        <w:rPr>
          <w:rFonts w:ascii="Segoe UI" w:eastAsiaTheme="minorEastAsia" w:hAnsi="Segoe UI" w:cs="Segoe UI"/>
          <w:rtl/>
        </w:rPr>
        <w:t xml:space="preserve"> </w:t>
      </w:r>
      <w:r w:rsidRPr="006437BE">
        <w:rPr>
          <w:rFonts w:ascii="Segoe UI" w:eastAsiaTheme="minorEastAsia" w:hAnsi="Segoe UI" w:cs="Segoe UI" w:hint="cs"/>
          <w:rtl/>
        </w:rPr>
        <w:t>להנחיית</w:t>
      </w:r>
      <w:r w:rsidRPr="006437BE">
        <w:rPr>
          <w:rFonts w:ascii="Segoe UI" w:eastAsiaTheme="minorEastAsia" w:hAnsi="Segoe UI" w:cs="Segoe UI"/>
          <w:rtl/>
        </w:rPr>
        <w:t xml:space="preserve"> </w:t>
      </w:r>
      <w:r w:rsidRPr="006437BE">
        <w:rPr>
          <w:rFonts w:ascii="Segoe UI" w:eastAsiaTheme="minorEastAsia" w:hAnsi="Segoe UI" w:cs="Segoe UI" w:hint="cs"/>
          <w:rtl/>
        </w:rPr>
        <w:t>מחטים</w:t>
      </w:r>
      <w:r w:rsidRPr="006437BE">
        <w:rPr>
          <w:rFonts w:ascii="Segoe UI" w:eastAsiaTheme="minorEastAsia" w:hAnsi="Segoe UI" w:cs="Segoe UI"/>
          <w:rtl/>
        </w:rPr>
        <w:t>.</w:t>
      </w:r>
    </w:p>
    <w:p w14:paraId="54C4FB90" w14:textId="77777777" w:rsidR="006D71FA" w:rsidRDefault="006D71FA" w:rsidP="006D71FA">
      <w:pPr>
        <w:pStyle w:val="ListParagraph"/>
        <w:numPr>
          <w:ilvl w:val="0"/>
          <w:numId w:val="23"/>
        </w:numPr>
        <w:bidi/>
        <w:rPr>
          <w:rFonts w:ascii="Segoe UI" w:eastAsiaTheme="minorEastAsia" w:hAnsi="Segoe UI" w:cs="Segoe UI"/>
        </w:rPr>
      </w:pPr>
    </w:p>
    <w:p w14:paraId="7DCE6A2C" w14:textId="77777777" w:rsidR="00411C59" w:rsidRDefault="0021179E" w:rsidP="00411C59">
      <w:pPr>
        <w:bidi/>
        <w:rPr>
          <w:rFonts w:ascii="Segoe UI" w:eastAsiaTheme="minorEastAsia" w:hAnsi="Segoe UI" w:cs="Segoe UI"/>
        </w:rPr>
      </w:pPr>
      <w:r w:rsidRPr="007D592E">
        <w:rPr>
          <w:rFonts w:ascii="Segoe UI" w:eastAsiaTheme="minorEastAsia" w:hAnsi="Segoe UI" w:cs="Segoe UI"/>
          <w:noProof/>
        </w:rPr>
        <mc:AlternateContent>
          <mc:Choice Requires="wps">
            <w:drawing>
              <wp:anchor distT="45720" distB="45720" distL="114300" distR="114300" simplePos="0" relativeHeight="251658241" behindDoc="0" locked="0" layoutInCell="1" allowOverlap="1" wp14:anchorId="78E26B19" wp14:editId="7A51FFE5">
                <wp:simplePos x="0" y="0"/>
                <wp:positionH relativeFrom="margin">
                  <wp:posOffset>-885825</wp:posOffset>
                </wp:positionH>
                <wp:positionV relativeFrom="paragraph">
                  <wp:posOffset>313690</wp:posOffset>
                </wp:positionV>
                <wp:extent cx="7772400" cy="5181600"/>
                <wp:effectExtent l="0" t="0" r="19050" b="19050"/>
                <wp:wrapNone/>
                <wp:docPr id="427504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5181600"/>
                        </a:xfrm>
                        <a:prstGeom prst="rect">
                          <a:avLst/>
                        </a:prstGeom>
                        <a:solidFill>
                          <a:srgbClr val="FFFFFF"/>
                        </a:solidFill>
                        <a:ln w="9525">
                          <a:solidFill>
                            <a:srgbClr val="000000"/>
                          </a:solidFill>
                          <a:miter lim="800000"/>
                          <a:headEnd/>
                          <a:tailEnd/>
                        </a:ln>
                      </wps:spPr>
                      <wps:txbx>
                        <w:txbxContent>
                          <w:p w14:paraId="315909E6" w14:textId="77777777" w:rsidR="002A2073" w:rsidRPr="00454878" w:rsidRDefault="002A2073" w:rsidP="002A207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18"/>
                                <w:szCs w:val="18"/>
                                <w14:ligatures w14:val="none"/>
                              </w:rPr>
                            </w:pPr>
                            <w:r w:rsidRPr="00454878">
                              <w:rPr>
                                <w:rFonts w:ascii="Courier New" w:eastAsia="Times New Roman" w:hAnsi="Courier New" w:cs="Courier New"/>
                                <w:color w:val="CF8E6D"/>
                                <w:kern w:val="0"/>
                                <w:sz w:val="18"/>
                                <w:szCs w:val="18"/>
                                <w14:ligatures w14:val="none"/>
                              </w:rPr>
                              <w:t xml:space="preserve">class </w:t>
                            </w:r>
                            <w:r w:rsidRPr="00454878">
                              <w:rPr>
                                <w:rFonts w:ascii="Courier New" w:eastAsia="Times New Roman" w:hAnsi="Courier New" w:cs="Courier New"/>
                                <w:color w:val="BCBEC4"/>
                                <w:kern w:val="0"/>
                                <w:sz w:val="18"/>
                                <w:szCs w:val="18"/>
                                <w14:ligatures w14:val="none"/>
                              </w:rPr>
                              <w:t>Node:</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__init__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state, resolution, rank, parent=</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motion_primitive=</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cost=</w:t>
                            </w:r>
                            <w:r w:rsidRPr="00454878">
                              <w:rPr>
                                <w:rFonts w:ascii="Courier New" w:eastAsia="Times New Roman" w:hAnsi="Courier New" w:cs="Courier New"/>
                                <w:color w:val="2AACB8"/>
                                <w:kern w:val="0"/>
                                <w:sz w:val="18"/>
                                <w:szCs w:val="18"/>
                                <w14:ligatures w14:val="none"/>
                              </w:rPr>
                              <w:t>0.0</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Represents a node in the search space.</w:t>
                            </w:r>
                            <w:r w:rsidRPr="00454878">
                              <w:rPr>
                                <w:rFonts w:ascii="Courier New" w:eastAsia="Times New Roman" w:hAnsi="Courier New" w:cs="Courier New"/>
                                <w:i/>
                                <w:iCs/>
                                <w:color w:val="5F826B"/>
                                <w:kern w:val="0"/>
                                <w:sz w:val="18"/>
                                <w:szCs w:val="18"/>
                                <w14:ligatures w14:val="none"/>
                              </w:rPr>
                              <w:br/>
                              <w:t xml:space="preserve">        Args:</w:t>
                            </w:r>
                            <w:r w:rsidRPr="00454878">
                              <w:rPr>
                                <w:rFonts w:ascii="Courier New" w:eastAsia="Times New Roman" w:hAnsi="Courier New" w:cs="Courier New"/>
                                <w:i/>
                                <w:iCs/>
                                <w:color w:val="5F826B"/>
                                <w:kern w:val="0"/>
                                <w:sz w:val="18"/>
                                <w:szCs w:val="18"/>
                                <w14:ligatures w14:val="none"/>
                              </w:rPr>
                              <w:br/>
                              <w:t xml:space="preserve">            state (dict): The configuration of the needle as a dictionary:</w:t>
                            </w:r>
                            <w:r w:rsidRPr="00454878">
                              <w:rPr>
                                <w:rFonts w:ascii="Courier New" w:eastAsia="Times New Roman" w:hAnsi="Courier New" w:cs="Courier New"/>
                                <w:i/>
                                <w:iCs/>
                                <w:color w:val="5F826B"/>
                                <w:kern w:val="0"/>
                                <w:sz w:val="18"/>
                                <w:szCs w:val="18"/>
                                <w14:ligatures w14:val="none"/>
                              </w:rPr>
                              <w:br/>
                              <w:t xml:space="preserve">                          {'p': np.array([x, y, z]),                       # Position</w:t>
                            </w:r>
                            <w:r w:rsidRPr="00454878">
                              <w:rPr>
                                <w:rFonts w:ascii="Courier New" w:eastAsia="Times New Roman" w:hAnsi="Courier New" w:cs="Courier New"/>
                                <w:i/>
                                <w:iCs/>
                                <w:color w:val="5F826B"/>
                                <w:kern w:val="0"/>
                                <w:sz w:val="18"/>
                                <w:szCs w:val="18"/>
                                <w14:ligatures w14:val="none"/>
                              </w:rPr>
                              <w:br/>
                              <w:t xml:space="preserve">                           'theta': np.array([thetax, thetay, thetaz, thetaw])}  # Orientation (thetauaternion)</w:t>
                            </w:r>
                            <w:r w:rsidRPr="00454878">
                              <w:rPr>
                                <w:rFonts w:ascii="Courier New" w:eastAsia="Times New Roman" w:hAnsi="Courier New" w:cs="Courier New"/>
                                <w:i/>
                                <w:iCs/>
                                <w:color w:val="5F826B"/>
                                <w:kern w:val="0"/>
                                <w:sz w:val="18"/>
                                <w:szCs w:val="18"/>
                                <w14:ligatures w14:val="none"/>
                              </w:rPr>
                              <w:br/>
                              <w:t xml:space="preserve">            resolution (str): The resolution type ('coarse' or 'fine').</w:t>
                            </w:r>
                            <w:r w:rsidRPr="00454878">
                              <w:rPr>
                                <w:rFonts w:ascii="Courier New" w:eastAsia="Times New Roman" w:hAnsi="Courier New" w:cs="Courier New"/>
                                <w:i/>
                                <w:iCs/>
                                <w:color w:val="5F826B"/>
                                <w:kern w:val="0"/>
                                <w:sz w:val="18"/>
                                <w:szCs w:val="18"/>
                                <w14:ligatures w14:val="none"/>
                              </w:rPr>
                              <w:br/>
                              <w:t xml:space="preserve">            rank (float): Priority for expansion (based on cost, resolution, or heuristic).</w:t>
                            </w:r>
                            <w:r w:rsidRPr="00454878">
                              <w:rPr>
                                <w:rFonts w:ascii="Courier New" w:eastAsia="Times New Roman" w:hAnsi="Courier New" w:cs="Courier New"/>
                                <w:i/>
                                <w:iCs/>
                                <w:color w:val="5F826B"/>
                                <w:kern w:val="0"/>
                                <w:sz w:val="18"/>
                                <w:szCs w:val="18"/>
                                <w14:ligatures w14:val="none"/>
                              </w:rPr>
                              <w:br/>
                              <w:t xml:space="preserve">            parent (Node, optional): Reference to the parent node. Defaults to None.</w:t>
                            </w:r>
                            <w:r w:rsidRPr="00454878">
                              <w:rPr>
                                <w:rFonts w:ascii="Courier New" w:eastAsia="Times New Roman" w:hAnsi="Courier New" w:cs="Courier New"/>
                                <w:i/>
                                <w:iCs/>
                                <w:color w:val="5F826B"/>
                                <w:kern w:val="0"/>
                                <w:sz w:val="18"/>
                                <w:szCs w:val="18"/>
                                <w14:ligatures w14:val="none"/>
                              </w:rPr>
                              <w:br/>
                              <w:t xml:space="preserve">            motion_primitive (tuple, optional): Action/move applied to generate this node. Defaults to None.</w:t>
                            </w:r>
                            <w:r w:rsidRPr="00454878">
                              <w:rPr>
                                <w:rFonts w:ascii="Courier New" w:eastAsia="Times New Roman" w:hAnsi="Courier New" w:cs="Courier New"/>
                                <w:i/>
                                <w:iCs/>
                                <w:color w:val="5F826B"/>
                                <w:kern w:val="0"/>
                                <w:sz w:val="18"/>
                                <w:szCs w:val="18"/>
                                <w14:ligatures w14:val="none"/>
                              </w:rPr>
                              <w:br/>
                              <w:t xml:space="preserve">            cost (float, optional): Cumulative cost from the start node. Defaults to 0.0.</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State of the node: position (p) and orientation (theta)</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.state = state</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Resolution type ('coarse' or 'fine')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.resolution = resolution</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Priority for expansion (cost, heuristic, etc.)</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.rank = rank</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Reference to the parent node for path reconstruction</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.parent = parent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Motion primitive that generated this node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.motion_primitive = motion_primitive</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Cumulative cost from the start node to this node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.cost = cost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__lt__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other):</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Less-than operator for comparing nodes in priority thetaueues.</w:t>
                            </w:r>
                            <w:r w:rsidRPr="00454878">
                              <w:rPr>
                                <w:rFonts w:ascii="Courier New" w:eastAsia="Times New Roman" w:hAnsi="Courier New" w:cs="Courier New"/>
                                <w:i/>
                                <w:iCs/>
                                <w:color w:val="5F826B"/>
                                <w:kern w:val="0"/>
                                <w:sz w:val="18"/>
                                <w:szCs w:val="18"/>
                                <w14:ligatures w14:val="none"/>
                              </w:rPr>
                              <w:br/>
                              <w:t xml:space="preserve">        Nodes with lower rank are given higher priority.</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return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.rank &lt; other.rank</w:t>
                            </w:r>
                          </w:p>
                          <w:p w14:paraId="3FDD8084" w14:textId="77777777" w:rsidR="002A2073" w:rsidRPr="00B448D4" w:rsidRDefault="002A2073" w:rsidP="002A2073">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26B19" id="Text Box 2" o:spid="_x0000_s1053" type="#_x0000_t202" style="position:absolute;left:0;text-align:left;margin-left:-69.75pt;margin-top:24.7pt;width:612pt;height:408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">
                <v:textbox>
                  <w:txbxContent>
                    <w:p w14:paraId="315909E6" w14:textId="77777777" w:rsidR="002A2073" w:rsidRPr="00454878" w:rsidRDefault="002A2073" w:rsidP="002A207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18"/>
                          <w:szCs w:val="18"/>
                          <w14:ligatures w14:val="none"/>
                        </w:rPr>
                      </w:pPr>
                      <w:r w:rsidRPr="00454878">
                        <w:rPr>
                          <w:rFonts w:ascii="Courier New" w:eastAsia="Times New Roman" w:hAnsi="Courier New" w:cs="Courier New"/>
                          <w:color w:val="CF8E6D"/>
                          <w:kern w:val="0"/>
                          <w:sz w:val="18"/>
                          <w:szCs w:val="18"/>
                          <w14:ligatures w14:val="none"/>
                        </w:rPr>
                        <w:t xml:space="preserve">class </w:t>
                      </w:r>
                      <w:r w:rsidRPr="00454878">
                        <w:rPr>
                          <w:rFonts w:ascii="Courier New" w:eastAsia="Times New Roman" w:hAnsi="Courier New" w:cs="Courier New"/>
                          <w:color w:val="BCBEC4"/>
                          <w:kern w:val="0"/>
                          <w:sz w:val="18"/>
                          <w:szCs w:val="18"/>
                          <w14:ligatures w14:val="none"/>
                        </w:rPr>
                        <w:t>Node:</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__init__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state, resolution, rank, parent=</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motion_primitive=</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cost=</w:t>
                      </w:r>
                      <w:r w:rsidRPr="00454878">
                        <w:rPr>
                          <w:rFonts w:ascii="Courier New" w:eastAsia="Times New Roman" w:hAnsi="Courier New" w:cs="Courier New"/>
                          <w:color w:val="2AACB8"/>
                          <w:kern w:val="0"/>
                          <w:sz w:val="18"/>
                          <w:szCs w:val="18"/>
                          <w14:ligatures w14:val="none"/>
                        </w:rPr>
                        <w:t>0.0</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Represents a node in the search space.</w:t>
                      </w:r>
                      <w:r w:rsidRPr="00454878">
                        <w:rPr>
                          <w:rFonts w:ascii="Courier New" w:eastAsia="Times New Roman" w:hAnsi="Courier New" w:cs="Courier New"/>
                          <w:i/>
                          <w:iCs/>
                          <w:color w:val="5F826B"/>
                          <w:kern w:val="0"/>
                          <w:sz w:val="18"/>
                          <w:szCs w:val="18"/>
                          <w14:ligatures w14:val="none"/>
                        </w:rPr>
                        <w:br/>
                        <w:t xml:space="preserve">        Args:</w:t>
                      </w:r>
                      <w:r w:rsidRPr="00454878">
                        <w:rPr>
                          <w:rFonts w:ascii="Courier New" w:eastAsia="Times New Roman" w:hAnsi="Courier New" w:cs="Courier New"/>
                          <w:i/>
                          <w:iCs/>
                          <w:color w:val="5F826B"/>
                          <w:kern w:val="0"/>
                          <w:sz w:val="18"/>
                          <w:szCs w:val="18"/>
                          <w14:ligatures w14:val="none"/>
                        </w:rPr>
                        <w:br/>
                        <w:t xml:space="preserve">            state (dict): The configuration of the needle as a dictionary:</w:t>
                      </w:r>
                      <w:r w:rsidRPr="00454878">
                        <w:rPr>
                          <w:rFonts w:ascii="Courier New" w:eastAsia="Times New Roman" w:hAnsi="Courier New" w:cs="Courier New"/>
                          <w:i/>
                          <w:iCs/>
                          <w:color w:val="5F826B"/>
                          <w:kern w:val="0"/>
                          <w:sz w:val="18"/>
                          <w:szCs w:val="18"/>
                          <w14:ligatures w14:val="none"/>
                        </w:rPr>
                        <w:br/>
                        <w:t xml:space="preserve">                          {'p': np.array([x, y, z]),                       # Position</w:t>
                      </w:r>
                      <w:r w:rsidRPr="00454878">
                        <w:rPr>
                          <w:rFonts w:ascii="Courier New" w:eastAsia="Times New Roman" w:hAnsi="Courier New" w:cs="Courier New"/>
                          <w:i/>
                          <w:iCs/>
                          <w:color w:val="5F826B"/>
                          <w:kern w:val="0"/>
                          <w:sz w:val="18"/>
                          <w:szCs w:val="18"/>
                          <w14:ligatures w14:val="none"/>
                        </w:rPr>
                        <w:br/>
                        <w:t xml:space="preserve">                           'theta': np.array([thetax, thetay, thetaz, thetaw])}  # Orientation (thetauaternion)</w:t>
                      </w:r>
                      <w:r w:rsidRPr="00454878">
                        <w:rPr>
                          <w:rFonts w:ascii="Courier New" w:eastAsia="Times New Roman" w:hAnsi="Courier New" w:cs="Courier New"/>
                          <w:i/>
                          <w:iCs/>
                          <w:color w:val="5F826B"/>
                          <w:kern w:val="0"/>
                          <w:sz w:val="18"/>
                          <w:szCs w:val="18"/>
                          <w14:ligatures w14:val="none"/>
                        </w:rPr>
                        <w:br/>
                        <w:t xml:space="preserve">            resolution (str): The resolution type ('coarse' or 'fine').</w:t>
                      </w:r>
                      <w:r w:rsidRPr="00454878">
                        <w:rPr>
                          <w:rFonts w:ascii="Courier New" w:eastAsia="Times New Roman" w:hAnsi="Courier New" w:cs="Courier New"/>
                          <w:i/>
                          <w:iCs/>
                          <w:color w:val="5F826B"/>
                          <w:kern w:val="0"/>
                          <w:sz w:val="18"/>
                          <w:szCs w:val="18"/>
                          <w14:ligatures w14:val="none"/>
                        </w:rPr>
                        <w:br/>
                        <w:t xml:space="preserve">            rank (float): Priority for expansion (based on cost, resolution, or heuristic).</w:t>
                      </w:r>
                      <w:r w:rsidRPr="00454878">
                        <w:rPr>
                          <w:rFonts w:ascii="Courier New" w:eastAsia="Times New Roman" w:hAnsi="Courier New" w:cs="Courier New"/>
                          <w:i/>
                          <w:iCs/>
                          <w:color w:val="5F826B"/>
                          <w:kern w:val="0"/>
                          <w:sz w:val="18"/>
                          <w:szCs w:val="18"/>
                          <w14:ligatures w14:val="none"/>
                        </w:rPr>
                        <w:br/>
                        <w:t xml:space="preserve">            parent (Node, optional): Reference to the parent node. Defaults to None.</w:t>
                      </w:r>
                      <w:r w:rsidRPr="00454878">
                        <w:rPr>
                          <w:rFonts w:ascii="Courier New" w:eastAsia="Times New Roman" w:hAnsi="Courier New" w:cs="Courier New"/>
                          <w:i/>
                          <w:iCs/>
                          <w:color w:val="5F826B"/>
                          <w:kern w:val="0"/>
                          <w:sz w:val="18"/>
                          <w:szCs w:val="18"/>
                          <w14:ligatures w14:val="none"/>
                        </w:rPr>
                        <w:br/>
                        <w:t xml:space="preserve">            motion_primitive (tuple, optional): Action/move applied to generate this node. Defaults to None.</w:t>
                      </w:r>
                      <w:r w:rsidRPr="00454878">
                        <w:rPr>
                          <w:rFonts w:ascii="Courier New" w:eastAsia="Times New Roman" w:hAnsi="Courier New" w:cs="Courier New"/>
                          <w:i/>
                          <w:iCs/>
                          <w:color w:val="5F826B"/>
                          <w:kern w:val="0"/>
                          <w:sz w:val="18"/>
                          <w:szCs w:val="18"/>
                          <w14:ligatures w14:val="none"/>
                        </w:rPr>
                        <w:br/>
                        <w:t xml:space="preserve">            cost (float, optional): Cumulative cost from the start node. Defaults to 0.0.</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State of the node: position (p) and orientation (theta)</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.state = state</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Resolution type ('coarse' or 'fine')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.resolution = resolution</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Priority for expansion (cost, heuristic, etc.)</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.rank = rank</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Reference to the parent node for path reconstruction</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.parent = parent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Motion primitive that generated this node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.motion_primitive = motion_primitive</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Cumulative cost from the start node to this node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.cost = cost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__lt__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other):</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Less-than operator for comparing nodes in priority thetaueues.</w:t>
                      </w:r>
                      <w:r w:rsidRPr="00454878">
                        <w:rPr>
                          <w:rFonts w:ascii="Courier New" w:eastAsia="Times New Roman" w:hAnsi="Courier New" w:cs="Courier New"/>
                          <w:i/>
                          <w:iCs/>
                          <w:color w:val="5F826B"/>
                          <w:kern w:val="0"/>
                          <w:sz w:val="18"/>
                          <w:szCs w:val="18"/>
                          <w14:ligatures w14:val="none"/>
                        </w:rPr>
                        <w:br/>
                        <w:t xml:space="preserve">        Nodes with lower rank are given higher priority.</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return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.rank &lt; other.rank</w:t>
                      </w:r>
                    </w:p>
                    <w:p w14:paraId="3FDD8084" w14:textId="77777777" w:rsidR="002A2073" w:rsidRPr="00B448D4" w:rsidRDefault="002A2073" w:rsidP="002A2073">
                      <w:pPr>
                        <w:rPr>
                          <w:sz w:val="28"/>
                          <w:szCs w:val="28"/>
                        </w:rPr>
                      </w:pPr>
                    </w:p>
                  </w:txbxContent>
                </v:textbox>
                <w10:wrap anchorx="margin"/>
              </v:shape>
            </w:pict>
          </mc:Fallback>
        </mc:AlternateContent>
      </w:r>
      <w:r w:rsidR="000B0AC2">
        <w:rPr>
          <w:rFonts w:ascii="Segoe UI" w:eastAsiaTheme="minorEastAsia" w:hAnsi="Segoe UI" w:cs="Segoe UI" w:hint="cs"/>
          <w:rtl/>
        </w:rPr>
        <w:t xml:space="preserve">3. </w:t>
      </w:r>
      <w:r w:rsidR="00101BA0">
        <w:rPr>
          <w:rFonts w:ascii="Segoe UI" w:eastAsiaTheme="minorEastAsia" w:hAnsi="Segoe UI" w:cs="Segoe UI" w:hint="cs"/>
          <w:rtl/>
        </w:rPr>
        <w:t xml:space="preserve">אם היינו יכולים </w:t>
      </w:r>
      <w:r w:rsidR="00D04116">
        <w:rPr>
          <w:rFonts w:ascii="Segoe UI" w:eastAsiaTheme="minorEastAsia" w:hAnsi="Segoe UI" w:cs="Segoe UI" w:hint="cs"/>
          <w:rtl/>
        </w:rPr>
        <w:t xml:space="preserve">להגדיר את </w:t>
      </w:r>
      <w:r w:rsidR="00D04116">
        <w:rPr>
          <w:rFonts w:ascii="Segoe UI" w:eastAsiaTheme="minorEastAsia" w:hAnsi="Segoe UI" w:cs="Segoe UI"/>
        </w:rPr>
        <w:t>Node</w:t>
      </w:r>
      <w:r w:rsidR="00D04116">
        <w:rPr>
          <w:rFonts w:ascii="Segoe UI" w:eastAsiaTheme="minorEastAsia" w:hAnsi="Segoe UI" w:cs="Segoe UI" w:hint="cs"/>
          <w:rtl/>
        </w:rPr>
        <w:t xml:space="preserve"> היינו מגדירים באופן הבא:</w:t>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r w:rsidR="00AE5DD7">
        <w:rPr>
          <w:rFonts w:ascii="Segoe UI" w:eastAsiaTheme="minorEastAsia" w:hAnsi="Segoe UI" w:cs="Segoe UI"/>
          <w:rtl/>
        </w:rPr>
        <w:br/>
      </w:r>
    </w:p>
    <w:p w14:paraId="18387617" w14:textId="77777777" w:rsidR="00411C59" w:rsidRDefault="00411C59" w:rsidP="00411C59">
      <w:pPr>
        <w:bidi/>
        <w:rPr>
          <w:rFonts w:ascii="Segoe UI" w:eastAsiaTheme="minorEastAsia" w:hAnsi="Segoe UI" w:cs="Segoe UI"/>
        </w:rPr>
      </w:pPr>
    </w:p>
    <w:p w14:paraId="152E3AB5" w14:textId="77777777" w:rsidR="00411C59" w:rsidRDefault="00411C59" w:rsidP="00411C59">
      <w:pPr>
        <w:bidi/>
        <w:rPr>
          <w:rFonts w:ascii="Segoe UI" w:eastAsiaTheme="minorEastAsia" w:hAnsi="Segoe UI" w:cs="Segoe UI"/>
        </w:rPr>
      </w:pPr>
    </w:p>
    <w:p w14:paraId="699B1E80" w14:textId="77777777" w:rsidR="00411C59" w:rsidRDefault="00411C59" w:rsidP="00411C59">
      <w:pPr>
        <w:bidi/>
        <w:rPr>
          <w:rFonts w:ascii="Segoe UI" w:eastAsiaTheme="minorEastAsia" w:hAnsi="Segoe UI" w:cs="Segoe UI"/>
        </w:rPr>
      </w:pPr>
    </w:p>
    <w:p w14:paraId="0C8C26DD" w14:textId="77777777" w:rsidR="00411C59" w:rsidRDefault="00411C59" w:rsidP="00411C59">
      <w:pPr>
        <w:bidi/>
        <w:rPr>
          <w:rFonts w:ascii="Segoe UI" w:eastAsiaTheme="minorEastAsia" w:hAnsi="Segoe UI" w:cs="Segoe UI"/>
        </w:rPr>
      </w:pPr>
    </w:p>
    <w:p w14:paraId="2D46AC54" w14:textId="10A9FB0F" w:rsidR="009E1413" w:rsidRPr="00411C59" w:rsidRDefault="00411C59" w:rsidP="00411C59">
      <w:pPr>
        <w:pStyle w:val="ListParagraph"/>
        <w:numPr>
          <w:ilvl w:val="0"/>
          <w:numId w:val="32"/>
        </w:numPr>
        <w:rPr>
          <w:rFonts w:ascii="Segoe UI" w:eastAsiaTheme="minorEastAsia" w:hAnsi="Segoe UI" w:cs="Segoe UI"/>
          <w:b/>
          <w:bCs/>
          <w:i/>
          <w:iCs/>
          <w:sz w:val="36"/>
          <w:szCs w:val="36"/>
        </w:rPr>
      </w:pPr>
      <w:r w:rsidRPr="00411C59">
        <w:rPr>
          <w:rFonts w:ascii="Segoe UI" w:eastAsiaTheme="minorEastAsia" w:hAnsi="Segoe UI" w:cs="Segoe UI"/>
          <w:b/>
          <w:bCs/>
          <w:i/>
          <w:iCs/>
          <w:sz w:val="36"/>
          <w:szCs w:val="36"/>
        </w:rPr>
        <w:t>Look over the OPEN list data structure in the paper. What is it ordered by?</w:t>
      </w:r>
      <w:r w:rsidR="002A2073" w:rsidRPr="00411C59">
        <w:rPr>
          <w:rFonts w:ascii="Segoe UI" w:eastAsiaTheme="minorEastAsia" w:hAnsi="Segoe UI" w:cs="Segoe UI"/>
          <w:b/>
          <w:bCs/>
          <w:i/>
          <w:iCs/>
          <w:sz w:val="36"/>
          <w:szCs w:val="36"/>
        </w:rPr>
        <w:br/>
      </w:r>
    </w:p>
    <w:p w14:paraId="24EF3805" w14:textId="77777777" w:rsidR="00E61AED" w:rsidRDefault="00E61AED" w:rsidP="00E61AED">
      <w:pPr>
        <w:bidi/>
        <w:jc w:val="right"/>
        <w:rPr>
          <w:rFonts w:ascii="Segoe UI" w:eastAsiaTheme="minorEastAsia" w:hAnsi="Segoe UI" w:cs="Segoe UI"/>
        </w:rPr>
      </w:pPr>
      <w:r w:rsidRPr="00E61AED">
        <w:rPr>
          <w:rFonts w:ascii="Segoe UI" w:eastAsiaTheme="minorEastAsia" w:hAnsi="Segoe UI" w:cs="Segoe UI"/>
        </w:rPr>
        <w:t xml:space="preserve">The </w:t>
      </w:r>
      <w:r w:rsidRPr="00E61AED">
        <w:rPr>
          <w:rFonts w:ascii="Segoe UI" w:eastAsiaTheme="minorEastAsia" w:hAnsi="Segoe UI" w:cs="Segoe UI"/>
          <w:b/>
          <w:bCs/>
        </w:rPr>
        <w:t>OPEN list</w:t>
      </w:r>
      <w:r w:rsidRPr="00E61AED">
        <w:rPr>
          <w:rFonts w:ascii="Segoe UI" w:eastAsiaTheme="minorEastAsia" w:hAnsi="Segoe UI" w:cs="Segoe UI"/>
        </w:rPr>
        <w:t xml:space="preserve"> in the steerable needle motion planning algorithm is ordered by the following criteria:</w:t>
      </w:r>
      <w:r>
        <w:rPr>
          <w:rFonts w:ascii="Segoe UI" w:eastAsiaTheme="minorEastAsia" w:hAnsi="Segoe UI" w:cs="Segoe UI"/>
        </w:rPr>
        <w:t xml:space="preserve"> </w:t>
      </w:r>
    </w:p>
    <w:p w14:paraId="357DB52D" w14:textId="77777777" w:rsidR="0099317B" w:rsidRDefault="002D493F" w:rsidP="00DE51BD">
      <w:pPr>
        <w:bidi/>
        <w:jc w:val="right"/>
        <w:rPr>
          <w:rFonts w:ascii="Segoe UI" w:eastAsiaTheme="minorEastAsia" w:hAnsi="Segoe UI" w:cs="Segoe UI"/>
        </w:rPr>
      </w:pPr>
      <w:r>
        <w:rPr>
          <w:rFonts w:ascii="Segoe UI" w:eastAsiaTheme="minorEastAsia" w:hAnsi="Segoe UI" w:cs="Segoe UI"/>
        </w:rPr>
        <w:t>1)</w:t>
      </w:r>
      <w:r w:rsidRPr="002D493F">
        <w:t xml:space="preserve"> </w:t>
      </w:r>
      <w:r w:rsidRPr="002D493F">
        <w:rPr>
          <w:rFonts w:ascii="Segoe UI" w:eastAsiaTheme="minorEastAsia" w:hAnsi="Segoe UI" w:cs="Segoe UI"/>
        </w:rPr>
        <w:t>Nodes in the OPEN list are primarily ordered by their rank, which is calculated as</w:t>
      </w:r>
      <w:r w:rsidR="00DE51BD">
        <w:rPr>
          <w:rFonts w:ascii="Segoe UI" w:eastAsiaTheme="minorEastAsia" w:hAnsi="Segoe UI" w:cs="Segoe UI"/>
        </w:rPr>
        <w:t>:</w:t>
      </w:r>
    </w:p>
    <w:p w14:paraId="44D1FF9F" w14:textId="0F0245E4" w:rsidR="003D5387" w:rsidRDefault="003C5C4F" w:rsidP="00CA71AD">
      <w:pPr>
        <w:bidi/>
        <w:jc w:val="right"/>
        <w:rPr>
          <w:rFonts w:ascii="Segoe UI" w:eastAsiaTheme="minorEastAsia" w:hAnsi="Segoe UI" w:cs="Segoe UI"/>
        </w:rPr>
      </w:pPr>
      <m:oMathPara>
        <m:oMath>
          <m:r>
            <w:rPr>
              <w:rFonts w:ascii="Cambria Math" w:eastAsiaTheme="minorEastAsia" w:hAnsi="Cambria Math" w:cs="Segoe UI"/>
            </w:rPr>
            <m:t>Rank(v)=Rank(v.parent)+</m:t>
          </m:r>
          <m:sSub>
            <m:sSubPr>
              <m:ctrlPr>
                <w:rPr>
                  <w:rFonts w:ascii="Cambria Math" w:eastAsiaTheme="minorEastAsia" w:hAnsi="Cambria Math" w:cs="Segoe UI"/>
                  <w:i/>
                </w:rPr>
              </m:ctrlPr>
            </m:sSubPr>
            <m:e>
              <m:r>
                <w:rPr>
                  <w:rFonts w:ascii="Cambria Math" w:eastAsiaTheme="minorEastAsia" w:hAnsi="Cambria Math" w:cs="Segoe UI"/>
                </w:rPr>
                <m:t>l</m:t>
              </m:r>
            </m:e>
            <m:sub>
              <m:r>
                <m:rPr>
                  <m:scr m:val="script"/>
                </m:rPr>
                <w:rPr>
                  <w:rFonts w:ascii="Cambria Math" w:eastAsiaTheme="minorEastAsia" w:hAnsi="Cambria Math" w:cs="Segoe UI"/>
                </w:rPr>
                <m:t>l</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r>
            <w:rPr>
              <w:rFonts w:ascii="Cambria Math" w:eastAsiaTheme="minorEastAsia" w:hAnsi="Cambria Math" w:cs="Segoe UI"/>
            </w:rPr>
            <m:t>​)+1</m:t>
          </m:r>
        </m:oMath>
      </m:oMathPara>
    </w:p>
    <w:p w14:paraId="37F8B3FE" w14:textId="77777777" w:rsidR="00923D86" w:rsidRDefault="003D5387" w:rsidP="00923D86">
      <w:pPr>
        <w:bidi/>
        <w:jc w:val="right"/>
        <w:rPr>
          <w:rFonts w:ascii="Segoe UI" w:eastAsiaTheme="minorEastAsia" w:hAnsi="Segoe UI" w:cs="Segoe UI"/>
        </w:rPr>
      </w:pPr>
      <w:r>
        <w:rPr>
          <w:rFonts w:ascii="Segoe UI" w:eastAsiaTheme="minorEastAsia" w:hAnsi="Segoe UI" w:cs="Segoe UI"/>
        </w:rPr>
        <w:t>2)</w:t>
      </w:r>
      <w:r w:rsidR="00F7191C">
        <w:rPr>
          <w:rFonts w:ascii="Segoe UI" w:eastAsiaTheme="minorEastAsia" w:hAnsi="Segoe UI" w:cs="Segoe UI"/>
        </w:rPr>
        <w:t xml:space="preserve"> </w:t>
      </w:r>
      <w:r w:rsidR="00F7191C" w:rsidRPr="00F7191C">
        <w:rPr>
          <w:rFonts w:ascii="Segoe UI" w:eastAsiaTheme="minorEastAsia" w:hAnsi="Segoe UI" w:cs="Segoe UI"/>
        </w:rPr>
        <w:t>Secondary Metric - Cost-Plus-Heuristic (f(v)</w:t>
      </w:r>
      <w:r w:rsidR="006120F8">
        <w:rPr>
          <w:rFonts w:ascii="Segoe UI" w:eastAsiaTheme="minorEastAsia" w:hAnsi="Segoe UI" w:cs="Segoe UI"/>
        </w:rPr>
        <w:t>):</w:t>
      </w:r>
    </w:p>
    <w:p w14:paraId="75301192" w14:textId="77777777" w:rsidR="00B4497D" w:rsidRDefault="006C0755" w:rsidP="00923D86">
      <w:pPr>
        <w:bidi/>
        <w:jc w:val="right"/>
        <w:rPr>
          <w:rFonts w:ascii="Segoe UI" w:eastAsiaTheme="minorEastAsia" w:hAnsi="Segoe UI" w:cs="Segoe UI"/>
        </w:rPr>
      </w:pPr>
      <w:r>
        <w:rPr>
          <w:rFonts w:ascii="Segoe UI" w:eastAsiaTheme="minorEastAsia" w:hAnsi="Segoe UI" w:cs="Segoe UI"/>
        </w:rPr>
        <w:t xml:space="preserve"> </w:t>
      </w:r>
      <w:r w:rsidR="00CE09A5" w:rsidRPr="00CE09A5">
        <w:rPr>
          <w:rFonts w:ascii="Segoe UI" w:eastAsiaTheme="minorEastAsia" w:hAnsi="Segoe UI" w:cs="Segoe UI"/>
        </w:rPr>
        <w:t>For resolution-optimal planning (RCS*), nodes with the same rank are further ordered by the f-value:</w:t>
      </w:r>
      <w:r w:rsidR="00BC3951">
        <w:rPr>
          <w:rFonts w:ascii="Segoe UI" w:eastAsiaTheme="minorEastAsia" w:hAnsi="Segoe UI" w:cs="Segoe UI"/>
        </w:rPr>
        <w:t xml:space="preserve"> </w:t>
      </w:r>
    </w:p>
    <w:p w14:paraId="1361DB73" w14:textId="1611739C" w:rsidR="00C05B5D" w:rsidRDefault="00E93208" w:rsidP="00B4497D">
      <w:pPr>
        <w:bidi/>
        <w:jc w:val="center"/>
        <w:rPr>
          <w:rFonts w:ascii="Segoe UI" w:eastAsiaTheme="minorEastAsia" w:hAnsi="Segoe UI" w:cs="Segoe UI"/>
        </w:rPr>
      </w:pPr>
      <m:oMathPara>
        <m:oMath>
          <m:r>
            <w:rPr>
              <w:rFonts w:ascii="Cambria Math" w:eastAsiaTheme="minorEastAsia" w:hAnsi="Cambria Math" w:cs="Segoe UI"/>
            </w:rPr>
            <m:t>f(v)=C(v)+h(v)</m:t>
          </m:r>
          <m:r>
            <w:rPr>
              <w:rFonts w:ascii="Segoe UI" w:eastAsiaTheme="minorEastAsia" w:hAnsi="Segoe UI" w:cs="Segoe UI"/>
            </w:rPr>
            <w:br/>
          </m:r>
        </m:oMath>
      </m:oMathPara>
    </w:p>
    <w:p w14:paraId="4019CA34" w14:textId="654D7059" w:rsidR="00AD1AEF" w:rsidRPr="00AD1AEF" w:rsidRDefault="00D55057" w:rsidP="00AD1AEF">
      <w:pPr>
        <w:pStyle w:val="ListParagraph"/>
        <w:numPr>
          <w:ilvl w:val="0"/>
          <w:numId w:val="25"/>
        </w:numPr>
        <w:rPr>
          <w:rFonts w:ascii="Segoe UI" w:eastAsiaTheme="minorEastAsia" w:hAnsi="Segoe UI" w:cs="Segoe UI"/>
        </w:rPr>
      </w:pPr>
      <m:oMath>
        <m:r>
          <w:rPr>
            <w:rFonts w:ascii="Cambria Math" w:eastAsiaTheme="minorEastAsia" w:hAnsi="Cambria Math" w:cs="Segoe UI"/>
          </w:rPr>
          <m:t>C(v):</m:t>
        </m:r>
      </m:oMath>
      <w:r w:rsidR="00AD1AEF" w:rsidRPr="00AD1AEF">
        <w:rPr>
          <w:rFonts w:ascii="Segoe UI" w:eastAsiaTheme="minorEastAsia" w:hAnsi="Segoe UI" w:cs="Segoe UI"/>
        </w:rPr>
        <w:t xml:space="preserve"> The cumulative cost from the root to the node v, computed using the cost function.</w:t>
      </w:r>
    </w:p>
    <w:p w14:paraId="70166147" w14:textId="1FB4A14F" w:rsidR="00B4497D" w:rsidRDefault="00D55057" w:rsidP="00E10198">
      <w:pPr>
        <w:pStyle w:val="ListParagraph"/>
        <w:numPr>
          <w:ilvl w:val="0"/>
          <w:numId w:val="25"/>
        </w:numPr>
        <w:rPr>
          <w:rFonts w:ascii="Segoe UI" w:eastAsiaTheme="minorEastAsia" w:hAnsi="Segoe UI" w:cs="Segoe UI"/>
        </w:rPr>
      </w:pPr>
      <m:oMath>
        <m:r>
          <w:rPr>
            <w:rFonts w:ascii="Cambria Math" w:eastAsiaTheme="minorEastAsia" w:hAnsi="Cambria Math" w:cs="Segoe UI"/>
          </w:rPr>
          <m:t>h(v):</m:t>
        </m:r>
      </m:oMath>
      <w:r w:rsidR="00AD1AEF" w:rsidRPr="00E10198">
        <w:rPr>
          <w:rFonts w:ascii="Segoe UI" w:eastAsiaTheme="minorEastAsia" w:hAnsi="Segoe UI" w:cs="Segoe UI"/>
        </w:rPr>
        <w:t xml:space="preserve"> A heuristic estimate of the cost from the node v to the goal.</w:t>
      </w:r>
    </w:p>
    <w:p w14:paraId="73A292FC" w14:textId="77777777" w:rsidR="001911B4" w:rsidRDefault="001911B4" w:rsidP="001911B4">
      <w:pPr>
        <w:pStyle w:val="ListParagraph"/>
        <w:ind w:left="858"/>
        <w:rPr>
          <w:rFonts w:ascii="Segoe UI" w:eastAsiaTheme="minorEastAsia" w:hAnsi="Segoe UI" w:cs="Segoe UI"/>
        </w:rPr>
      </w:pPr>
    </w:p>
    <w:p w14:paraId="43AA941E" w14:textId="77777777" w:rsidR="001911B4" w:rsidRDefault="001911B4" w:rsidP="001911B4">
      <w:pPr>
        <w:pStyle w:val="ListParagraph"/>
        <w:ind w:left="858"/>
        <w:rPr>
          <w:rFonts w:ascii="Segoe UI" w:eastAsiaTheme="minorEastAsia" w:hAnsi="Segoe UI" w:cs="Segoe UI"/>
        </w:rPr>
      </w:pPr>
    </w:p>
    <w:p w14:paraId="00BDE491" w14:textId="77777777" w:rsidR="001911B4" w:rsidRDefault="001911B4" w:rsidP="001911B4">
      <w:pPr>
        <w:pStyle w:val="ListParagraph"/>
        <w:ind w:left="858"/>
        <w:rPr>
          <w:rFonts w:ascii="Segoe UI" w:eastAsiaTheme="minorEastAsia" w:hAnsi="Segoe UI" w:cs="Segoe UI"/>
        </w:rPr>
      </w:pPr>
    </w:p>
    <w:p w14:paraId="768E0CBD" w14:textId="77777777" w:rsidR="001911B4" w:rsidRDefault="001911B4" w:rsidP="001911B4">
      <w:pPr>
        <w:pStyle w:val="ListParagraph"/>
        <w:ind w:left="858"/>
        <w:rPr>
          <w:rFonts w:ascii="Segoe UI" w:eastAsiaTheme="minorEastAsia" w:hAnsi="Segoe UI" w:cs="Segoe UI"/>
        </w:rPr>
      </w:pPr>
    </w:p>
    <w:p w14:paraId="0121AC38" w14:textId="77777777" w:rsidR="001911B4" w:rsidRDefault="001911B4" w:rsidP="001911B4">
      <w:pPr>
        <w:pStyle w:val="ListParagraph"/>
        <w:ind w:left="858"/>
        <w:rPr>
          <w:rFonts w:ascii="Segoe UI" w:eastAsiaTheme="minorEastAsia" w:hAnsi="Segoe UI" w:cs="Segoe UI"/>
        </w:rPr>
      </w:pPr>
    </w:p>
    <w:p w14:paraId="283B3EFD" w14:textId="77777777" w:rsidR="001911B4" w:rsidRDefault="001911B4" w:rsidP="001911B4">
      <w:pPr>
        <w:pStyle w:val="ListParagraph"/>
        <w:ind w:left="858"/>
        <w:rPr>
          <w:rFonts w:ascii="Segoe UI" w:eastAsiaTheme="minorEastAsia" w:hAnsi="Segoe UI" w:cs="Segoe UI"/>
        </w:rPr>
      </w:pPr>
    </w:p>
    <w:p w14:paraId="1722C908" w14:textId="77777777" w:rsidR="001911B4" w:rsidRDefault="001911B4" w:rsidP="001911B4">
      <w:pPr>
        <w:pStyle w:val="ListParagraph"/>
        <w:ind w:left="858"/>
        <w:rPr>
          <w:rFonts w:ascii="Segoe UI" w:eastAsiaTheme="minorEastAsia" w:hAnsi="Segoe UI" w:cs="Segoe UI"/>
        </w:rPr>
      </w:pPr>
    </w:p>
    <w:p w14:paraId="510D78AC" w14:textId="77777777" w:rsidR="001911B4" w:rsidRDefault="001911B4" w:rsidP="001911B4">
      <w:pPr>
        <w:pStyle w:val="ListParagraph"/>
        <w:ind w:left="858"/>
        <w:rPr>
          <w:rFonts w:ascii="Segoe UI" w:eastAsiaTheme="minorEastAsia" w:hAnsi="Segoe UI" w:cs="Segoe UI"/>
        </w:rPr>
      </w:pPr>
    </w:p>
    <w:p w14:paraId="5061917B" w14:textId="77777777" w:rsidR="001911B4" w:rsidRDefault="001911B4" w:rsidP="001911B4">
      <w:pPr>
        <w:pStyle w:val="ListParagraph"/>
        <w:ind w:left="858"/>
        <w:rPr>
          <w:rFonts w:ascii="Segoe UI" w:eastAsiaTheme="minorEastAsia" w:hAnsi="Segoe UI" w:cs="Segoe UI"/>
        </w:rPr>
      </w:pPr>
    </w:p>
    <w:p w14:paraId="6F7F5435" w14:textId="77777777" w:rsidR="001911B4" w:rsidRDefault="001911B4" w:rsidP="001911B4">
      <w:pPr>
        <w:pStyle w:val="ListParagraph"/>
        <w:ind w:left="858"/>
        <w:rPr>
          <w:rFonts w:ascii="Segoe UI" w:eastAsiaTheme="minorEastAsia" w:hAnsi="Segoe UI" w:cs="Segoe UI"/>
        </w:rPr>
      </w:pPr>
    </w:p>
    <w:p w14:paraId="4601154D" w14:textId="77777777" w:rsidR="001911B4" w:rsidRDefault="001911B4" w:rsidP="001911B4">
      <w:pPr>
        <w:pStyle w:val="ListParagraph"/>
        <w:ind w:left="858"/>
        <w:rPr>
          <w:rFonts w:ascii="Segoe UI" w:eastAsiaTheme="minorEastAsia" w:hAnsi="Segoe UI" w:cs="Segoe UI"/>
        </w:rPr>
      </w:pPr>
    </w:p>
    <w:p w14:paraId="0164D91C" w14:textId="77777777" w:rsidR="001911B4" w:rsidRDefault="001911B4" w:rsidP="001911B4">
      <w:pPr>
        <w:pStyle w:val="ListParagraph"/>
        <w:ind w:left="858"/>
        <w:rPr>
          <w:rFonts w:ascii="Segoe UI" w:eastAsiaTheme="minorEastAsia" w:hAnsi="Segoe UI" w:cs="Segoe UI"/>
        </w:rPr>
      </w:pPr>
    </w:p>
    <w:p w14:paraId="66B877D2" w14:textId="77777777" w:rsidR="001911B4" w:rsidRDefault="001911B4" w:rsidP="001911B4">
      <w:pPr>
        <w:pStyle w:val="ListParagraph"/>
        <w:ind w:left="858"/>
        <w:rPr>
          <w:rFonts w:ascii="Segoe UI" w:eastAsiaTheme="minorEastAsia" w:hAnsi="Segoe UI" w:cs="Segoe UI"/>
        </w:rPr>
      </w:pPr>
    </w:p>
    <w:p w14:paraId="2F204017" w14:textId="77777777" w:rsidR="001911B4" w:rsidRDefault="001911B4" w:rsidP="001911B4">
      <w:pPr>
        <w:pStyle w:val="ListParagraph"/>
        <w:ind w:left="858"/>
        <w:rPr>
          <w:rFonts w:ascii="Segoe UI" w:eastAsiaTheme="minorEastAsia" w:hAnsi="Segoe UI" w:cs="Segoe UI"/>
        </w:rPr>
      </w:pPr>
    </w:p>
    <w:p w14:paraId="689585F5" w14:textId="77777777" w:rsidR="001911B4" w:rsidRDefault="001911B4" w:rsidP="001911B4">
      <w:pPr>
        <w:pStyle w:val="ListParagraph"/>
        <w:ind w:left="858"/>
        <w:rPr>
          <w:rFonts w:ascii="Segoe UI" w:eastAsiaTheme="minorEastAsia" w:hAnsi="Segoe UI" w:cs="Segoe UI"/>
        </w:rPr>
      </w:pPr>
    </w:p>
    <w:p w14:paraId="1718D6A0" w14:textId="77777777" w:rsidR="001911B4" w:rsidRDefault="001911B4" w:rsidP="001911B4">
      <w:pPr>
        <w:pStyle w:val="ListParagraph"/>
        <w:ind w:left="858"/>
        <w:rPr>
          <w:rFonts w:ascii="Segoe UI" w:eastAsiaTheme="minorEastAsia" w:hAnsi="Segoe UI" w:cs="Segoe UI"/>
        </w:rPr>
      </w:pPr>
    </w:p>
    <w:p w14:paraId="0B49A8A1" w14:textId="77777777" w:rsidR="001911B4" w:rsidRDefault="001911B4" w:rsidP="001911B4">
      <w:pPr>
        <w:pStyle w:val="ListParagraph"/>
        <w:ind w:left="858"/>
        <w:rPr>
          <w:rFonts w:ascii="Segoe UI" w:eastAsiaTheme="minorEastAsia" w:hAnsi="Segoe UI" w:cs="Segoe UI"/>
        </w:rPr>
      </w:pPr>
    </w:p>
    <w:p w14:paraId="6DEC8C22" w14:textId="77777777" w:rsidR="001911B4" w:rsidRDefault="001911B4" w:rsidP="001911B4">
      <w:pPr>
        <w:pStyle w:val="ListParagraph"/>
        <w:ind w:left="858"/>
        <w:rPr>
          <w:rFonts w:ascii="Segoe UI" w:eastAsiaTheme="minorEastAsia" w:hAnsi="Segoe UI" w:cs="Segoe UI"/>
        </w:rPr>
      </w:pPr>
    </w:p>
    <w:p w14:paraId="1F8D7718" w14:textId="624AE425" w:rsidR="001911B4" w:rsidRPr="004753B4" w:rsidRDefault="004753B4" w:rsidP="004753B4">
      <w:pPr>
        <w:pStyle w:val="ListParagraph"/>
        <w:numPr>
          <w:ilvl w:val="0"/>
          <w:numId w:val="32"/>
        </w:numPr>
        <w:rPr>
          <w:rFonts w:ascii="Segoe UI" w:eastAsiaTheme="minorEastAsia" w:hAnsi="Segoe UI" w:cs="Segoe UI"/>
          <w:b/>
          <w:bCs/>
          <w:i/>
          <w:iCs/>
          <w:sz w:val="36"/>
          <w:szCs w:val="36"/>
        </w:rPr>
      </w:pPr>
      <w:r w:rsidRPr="004753B4">
        <w:rPr>
          <w:rFonts w:ascii="Segoe UI" w:eastAsiaTheme="minorEastAsia" w:hAnsi="Segoe UI" w:cs="Segoe UI"/>
          <w:b/>
          <w:bCs/>
          <w:i/>
          <w:iCs/>
          <w:sz w:val="36"/>
          <w:szCs w:val="36"/>
        </w:rPr>
        <w:t>Extracting from the OPEN list acts differently from popping a node out of a heap. Explain what the extraction method action is in the context of the paper. Make sure not to miss the “n” look-ahead parameter.</w:t>
      </w:r>
    </w:p>
    <w:p w14:paraId="2E5E998E" w14:textId="77777777" w:rsidR="005E2DB2" w:rsidRPr="004753B4" w:rsidRDefault="005E2DB2" w:rsidP="001911B4">
      <w:pPr>
        <w:pStyle w:val="ListParagraph"/>
        <w:ind w:left="858"/>
        <w:rPr>
          <w:rFonts w:ascii="Segoe UI" w:eastAsiaTheme="minorEastAsia" w:hAnsi="Segoe UI" w:cs="Segoe UI"/>
          <w:b/>
          <w:bCs/>
          <w:i/>
          <w:iCs/>
          <w:sz w:val="36"/>
          <w:szCs w:val="36"/>
        </w:rPr>
      </w:pPr>
    </w:p>
    <w:p w14:paraId="6A34ACD7" w14:textId="0D1DFA9B" w:rsidR="005E2DB2" w:rsidRPr="00947B04" w:rsidRDefault="005E2DB2" w:rsidP="00947B04">
      <w:pPr>
        <w:rPr>
          <w:rFonts w:ascii="Segoe UI" w:eastAsiaTheme="minorEastAsia" w:hAnsi="Segoe UI" w:cs="Segoe UI"/>
        </w:rPr>
      </w:pPr>
      <w:r w:rsidRPr="00947B04">
        <w:rPr>
          <w:rFonts w:ascii="Segoe UI" w:eastAsiaTheme="minorEastAsia" w:hAnsi="Segoe UI" w:cs="Segoe UI"/>
          <w:b/>
          <w:bCs/>
        </w:rPr>
        <w:t>extracting from the OPEN list</w:t>
      </w:r>
      <w:r w:rsidRPr="00947B04">
        <w:rPr>
          <w:rFonts w:ascii="Segoe UI" w:eastAsiaTheme="minorEastAsia" w:hAnsi="Segoe UI" w:cs="Segoe UI"/>
        </w:rPr>
        <w:t xml:space="preserve"> involves more than simply popping the lowest-ranked node (as would be done in a typical heap). The process integrates the </w:t>
      </w:r>
      <w:r w:rsidRPr="00947B04">
        <w:rPr>
          <w:rFonts w:ascii="Segoe UI" w:eastAsiaTheme="minorEastAsia" w:hAnsi="Segoe UI" w:cs="Segoe UI"/>
          <w:b/>
          <w:bCs/>
        </w:rPr>
        <w:t>“n” look-ahead parameter</w:t>
      </w:r>
      <w:r w:rsidRPr="00947B04">
        <w:rPr>
          <w:rFonts w:ascii="Segoe UI" w:eastAsiaTheme="minorEastAsia" w:hAnsi="Segoe UI" w:cs="Segoe UI"/>
        </w:rPr>
        <w:t xml:space="preserve"> to balance exploration and optimization.</w:t>
      </w:r>
    </w:p>
    <w:p w14:paraId="36EF2CB4" w14:textId="2F200C14" w:rsidR="004421D8" w:rsidRDefault="004421D8" w:rsidP="004421D8">
      <w:pPr>
        <w:pStyle w:val="ListParagraph"/>
        <w:ind w:left="858"/>
        <w:rPr>
          <w:rFonts w:ascii="Segoe UI" w:eastAsiaTheme="minorEastAsia" w:hAnsi="Segoe UI" w:cs="Segoe UI"/>
        </w:rPr>
      </w:pPr>
      <w:r w:rsidRPr="004421D8">
        <w:rPr>
          <w:rFonts w:ascii="Segoe UI" w:eastAsiaTheme="minorEastAsia" w:hAnsi="Segoe UI" w:cs="Segoe UI"/>
        </w:rPr>
        <w:t>Extraction Method</w:t>
      </w:r>
      <w:r>
        <w:rPr>
          <w:rFonts w:ascii="Segoe UI" w:eastAsiaTheme="minorEastAsia" w:hAnsi="Segoe UI" w:cs="Segoe UI"/>
        </w:rPr>
        <w:t>:</w:t>
      </w:r>
    </w:p>
    <w:p w14:paraId="66D780F0" w14:textId="567955AA" w:rsidR="004421D8" w:rsidRDefault="005B214F" w:rsidP="00A52689">
      <w:pPr>
        <w:pStyle w:val="ListParagraph"/>
        <w:numPr>
          <w:ilvl w:val="0"/>
          <w:numId w:val="26"/>
        </w:numPr>
        <w:rPr>
          <w:rFonts w:ascii="Segoe UI" w:eastAsiaTheme="minorEastAsia" w:hAnsi="Segoe UI" w:cs="Segoe UI"/>
        </w:rPr>
      </w:pPr>
      <w:r w:rsidRPr="005B214F">
        <w:rPr>
          <w:rFonts w:ascii="Segoe UI" w:eastAsiaTheme="minorEastAsia" w:hAnsi="Segoe UI" w:cs="Segoe UI"/>
        </w:rPr>
        <w:t>Prioritization by Rank and Look-Ahead:</w:t>
      </w:r>
    </w:p>
    <w:p w14:paraId="052779D3" w14:textId="5D2A5036" w:rsidR="00A52689" w:rsidRPr="00B367FB" w:rsidRDefault="00B367FB" w:rsidP="00B367FB">
      <w:pPr>
        <w:pStyle w:val="ListParagraph"/>
        <w:numPr>
          <w:ilvl w:val="0"/>
          <w:numId w:val="27"/>
        </w:numPr>
        <w:rPr>
          <w:rFonts w:ascii="Segoe UI" w:eastAsiaTheme="minorEastAsia" w:hAnsi="Segoe UI" w:cs="Segoe UI"/>
        </w:rPr>
      </w:pPr>
      <w:r w:rsidRPr="00B367FB">
        <w:rPr>
          <w:rFonts w:ascii="Segoe UI" w:eastAsiaTheme="minorEastAsia" w:hAnsi="Segoe UI" w:cs="Segoe UI"/>
        </w:rPr>
        <w:t xml:space="preserve">The nodes in the OPEN list are primarily ordered by their </w:t>
      </w:r>
      <w:r w:rsidRPr="00B367FB">
        <w:rPr>
          <w:rFonts w:ascii="Segoe UI" w:eastAsiaTheme="minorEastAsia" w:hAnsi="Segoe UI" w:cs="Segoe UI"/>
          <w:b/>
          <w:bCs/>
        </w:rPr>
        <w:t>rank</w:t>
      </w:r>
    </w:p>
    <w:p w14:paraId="255DDFBA" w14:textId="1AD31401" w:rsidR="00B367FB" w:rsidRDefault="00477E22" w:rsidP="00477E22">
      <w:pPr>
        <w:pStyle w:val="ListParagraph"/>
        <w:numPr>
          <w:ilvl w:val="0"/>
          <w:numId w:val="27"/>
        </w:numPr>
        <w:rPr>
          <w:rFonts w:ascii="Segoe UI" w:eastAsiaTheme="minorEastAsia" w:hAnsi="Segoe UI" w:cs="Segoe UI"/>
        </w:rPr>
      </w:pPr>
      <w:r w:rsidRPr="00477E22">
        <w:rPr>
          <w:rFonts w:ascii="Segoe UI" w:eastAsiaTheme="minorEastAsia" w:hAnsi="Segoe UI" w:cs="Segoe UI"/>
        </w:rPr>
        <w:t xml:space="preserve">A look-ahead parameter </w:t>
      </w:r>
      <m:oMath>
        <m:sSub>
          <m:sSubPr>
            <m:ctrlPr>
              <w:rPr>
                <w:rFonts w:ascii="Cambria Math" w:eastAsiaTheme="minorEastAsia" w:hAnsi="Cambria Math" w:cs="Segoe UI"/>
                <w:i/>
              </w:rPr>
            </m:ctrlPr>
          </m:sSubPr>
          <m:e>
            <m:r>
              <w:rPr>
                <w:rFonts w:ascii="Cambria Math" w:eastAsiaTheme="minorEastAsia" w:hAnsi="Cambria Math" w:cs="Segoe UI"/>
              </w:rPr>
              <m:t>n</m:t>
            </m:r>
          </m:e>
          <m:sub>
            <m:r>
              <w:rPr>
                <w:rFonts w:ascii="Cambria Math" w:eastAsiaTheme="minorEastAsia" w:hAnsi="Cambria Math" w:cs="Segoe UI"/>
              </w:rPr>
              <m:t>la</m:t>
            </m:r>
          </m:sub>
        </m:sSub>
      </m:oMath>
      <w:r w:rsidRPr="00477E22">
        <w:rPr>
          <w:rFonts w:ascii="Segoe UI" w:eastAsiaTheme="minorEastAsia" w:hAnsi="Segoe UI" w:cs="Segoe UI"/>
        </w:rPr>
        <w:t>​ allows the algorithm to consider nodes with slightly higher rank for extraction. Specifically:</w:t>
      </w:r>
    </w:p>
    <w:p w14:paraId="4C424F3A" w14:textId="4C60C920" w:rsidR="00D74F96" w:rsidRDefault="009B67A6" w:rsidP="009B67A6">
      <w:pPr>
        <w:pStyle w:val="ListParagraph"/>
        <w:ind w:left="2008"/>
        <w:rPr>
          <w:rFonts w:ascii="Segoe UI" w:eastAsiaTheme="minorEastAsia" w:hAnsi="Segoe UI" w:cs="Segoe UI"/>
        </w:rPr>
      </w:pPr>
      <w:r>
        <w:rPr>
          <w:rFonts w:ascii="Segoe UI" w:eastAsiaTheme="minorEastAsia" w:hAnsi="Segoe UI" w:cs="Segoe UI"/>
        </w:rPr>
        <w:t xml:space="preserve">     </w:t>
      </w:r>
      <w:r w:rsidRPr="009B67A6">
        <w:rPr>
          <w:rFonts w:ascii="Segoe UI" w:eastAsiaTheme="minorEastAsia" w:hAnsi="Segoe UI" w:cs="Segoe UI"/>
        </w:rPr>
        <w:t xml:space="preserve">Nodes with ranks up to </w:t>
      </w:r>
      <m:oMath>
        <m:r>
          <w:rPr>
            <w:rFonts w:ascii="Cambria Math" w:eastAsiaTheme="minorEastAsia" w:hAnsi="Cambria Math" w:cs="Segoe UI"/>
          </w:rPr>
          <m:t>Ran</m:t>
        </m:r>
        <m:sSub>
          <m:sSubPr>
            <m:ctrlPr>
              <w:rPr>
                <w:rFonts w:ascii="Cambria Math" w:eastAsiaTheme="minorEastAsia" w:hAnsi="Cambria Math" w:cs="Segoe UI"/>
                <w:i/>
              </w:rPr>
            </m:ctrlPr>
          </m:sSubPr>
          <m:e>
            <m:r>
              <w:rPr>
                <w:rFonts w:ascii="Cambria Math" w:eastAsiaTheme="minorEastAsia" w:hAnsi="Cambria Math" w:cs="Segoe UI"/>
              </w:rPr>
              <m:t>k</m:t>
            </m:r>
          </m:e>
          <m:sub>
            <m:r>
              <w:rPr>
                <w:rFonts w:ascii="Cambria Math" w:eastAsiaTheme="minorEastAsia" w:hAnsi="Cambria Math" w:cs="Segoe UI"/>
              </w:rPr>
              <m:t>mln</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n</m:t>
            </m:r>
          </m:e>
          <m:sub>
            <m:r>
              <w:rPr>
                <w:rFonts w:ascii="Cambria Math" w:eastAsiaTheme="minorEastAsia" w:hAnsi="Cambria Math" w:cs="Segoe UI"/>
              </w:rPr>
              <m:t>la</m:t>
            </m:r>
          </m:sub>
        </m:sSub>
      </m:oMath>
      <w:r w:rsidR="002217D1">
        <w:rPr>
          <w:rFonts w:ascii="Segoe UI" w:eastAsiaTheme="minorEastAsia" w:hAnsi="Segoe UI" w:cs="Segoe UI"/>
        </w:rPr>
        <w:t xml:space="preserve"> </w:t>
      </w:r>
      <w:r w:rsidRPr="009B67A6">
        <w:rPr>
          <w:rFonts w:ascii="Segoe UI" w:eastAsiaTheme="minorEastAsia" w:hAnsi="Segoe UI" w:cs="Segoe UI"/>
        </w:rPr>
        <w:t xml:space="preserve">where </w:t>
      </w:r>
      <m:oMath>
        <m:r>
          <w:rPr>
            <w:rFonts w:ascii="Cambria Math" w:eastAsiaTheme="minorEastAsia" w:hAnsi="Cambria Math" w:cs="Segoe UI"/>
          </w:rPr>
          <m:t>Ran</m:t>
        </m:r>
        <m:sSub>
          <m:sSubPr>
            <m:ctrlPr>
              <w:rPr>
                <w:rFonts w:ascii="Cambria Math" w:eastAsiaTheme="minorEastAsia" w:hAnsi="Cambria Math" w:cs="Segoe UI"/>
                <w:i/>
              </w:rPr>
            </m:ctrlPr>
          </m:sSubPr>
          <m:e>
            <m:r>
              <w:rPr>
                <w:rFonts w:ascii="Cambria Math" w:eastAsiaTheme="minorEastAsia" w:hAnsi="Cambria Math" w:cs="Segoe UI"/>
              </w:rPr>
              <m:t>k</m:t>
            </m:r>
          </m:e>
          <m:sub>
            <m:r>
              <w:rPr>
                <w:rFonts w:ascii="Cambria Math" w:eastAsiaTheme="minorEastAsia" w:hAnsi="Cambria Math" w:cs="Segoe UI"/>
              </w:rPr>
              <m:t>mln</m:t>
            </m:r>
          </m:sub>
        </m:sSub>
      </m:oMath>
      <w:r w:rsidR="002112FF">
        <w:rPr>
          <w:rFonts w:ascii="Segoe UI" w:eastAsiaTheme="minorEastAsia" w:hAnsi="Segoe UI" w:cs="Segoe UI"/>
        </w:rPr>
        <w:t xml:space="preserve"> </w:t>
      </w:r>
      <w:r w:rsidRPr="009B67A6">
        <w:rPr>
          <w:rFonts w:ascii="Segoe UI" w:eastAsiaTheme="minorEastAsia" w:hAnsi="Segoe UI" w:cs="Segoe UI"/>
        </w:rPr>
        <w:t xml:space="preserve">is the </w:t>
      </w:r>
      <w:r w:rsidR="00362F27">
        <w:rPr>
          <w:rFonts w:ascii="Segoe UI" w:eastAsiaTheme="minorEastAsia" w:hAnsi="Segoe UI" w:cs="Segoe UI"/>
        </w:rPr>
        <w:t xml:space="preserve">           </w:t>
      </w:r>
      <w:r w:rsidRPr="009B67A6">
        <w:rPr>
          <w:rFonts w:ascii="Segoe UI" w:eastAsiaTheme="minorEastAsia" w:hAnsi="Segoe UI" w:cs="Segoe UI"/>
        </w:rPr>
        <w:t>minimum rank in the OPEN list, are eligible for extraction.</w:t>
      </w:r>
    </w:p>
    <w:p w14:paraId="76E9040B" w14:textId="3E8C6A84" w:rsidR="00362F27" w:rsidRDefault="006442A6" w:rsidP="006442A6">
      <w:pPr>
        <w:pStyle w:val="ListParagraph"/>
        <w:numPr>
          <w:ilvl w:val="0"/>
          <w:numId w:val="26"/>
        </w:numPr>
        <w:rPr>
          <w:rFonts w:ascii="Segoe UI" w:eastAsiaTheme="minorEastAsia" w:hAnsi="Segoe UI" w:cs="Segoe UI"/>
        </w:rPr>
      </w:pPr>
      <w:r w:rsidRPr="006442A6">
        <w:rPr>
          <w:rFonts w:ascii="Segoe UI" w:eastAsiaTheme="minorEastAsia" w:hAnsi="Segoe UI" w:cs="Segoe UI"/>
        </w:rPr>
        <w:t>Secondary Sorting Within the Look-Ahead Range:</w:t>
      </w:r>
    </w:p>
    <w:p w14:paraId="3C02B77B" w14:textId="77777777" w:rsidR="00BD21E4" w:rsidRDefault="00186EBD" w:rsidP="00186EBD">
      <w:pPr>
        <w:pStyle w:val="ListParagraph"/>
        <w:numPr>
          <w:ilvl w:val="0"/>
          <w:numId w:val="28"/>
        </w:numPr>
        <w:rPr>
          <w:rFonts w:ascii="Segoe UI" w:eastAsiaTheme="minorEastAsia" w:hAnsi="Segoe UI" w:cs="Segoe UI"/>
        </w:rPr>
      </w:pPr>
      <w:r w:rsidRPr="00186EBD">
        <w:rPr>
          <w:rFonts w:ascii="Segoe UI" w:eastAsiaTheme="minorEastAsia" w:hAnsi="Segoe UI" w:cs="Segoe UI"/>
        </w:rPr>
        <w:t>Among the nodes with rank</w:t>
      </w:r>
      <w:r w:rsidR="00EF1F26">
        <w:rPr>
          <w:rFonts w:ascii="Segoe UI" w:eastAsiaTheme="minorEastAsia" w:hAnsi="Segoe UI" w:cs="Segoe UI"/>
        </w:rPr>
        <w:t xml:space="preserve"> </w:t>
      </w:r>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≤Ran</m:t>
        </m:r>
        <m:sSub>
          <m:sSubPr>
            <m:ctrlPr>
              <w:rPr>
                <w:rFonts w:ascii="Cambria Math" w:eastAsiaTheme="minorEastAsia" w:hAnsi="Cambria Math" w:cs="Segoe UI"/>
                <w:i/>
              </w:rPr>
            </m:ctrlPr>
          </m:sSubPr>
          <m:e>
            <m:r>
              <w:rPr>
                <w:rFonts w:ascii="Cambria Math" w:eastAsiaTheme="minorEastAsia" w:hAnsi="Cambria Math" w:cs="Segoe UI"/>
              </w:rPr>
              <m:t>k</m:t>
            </m:r>
          </m:e>
          <m:sub>
            <m:r>
              <w:rPr>
                <w:rFonts w:ascii="Cambria Math" w:eastAsiaTheme="minorEastAsia" w:hAnsi="Cambria Math" w:cs="Segoe UI"/>
              </w:rPr>
              <m:t>mln</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n</m:t>
            </m:r>
          </m:e>
          <m:sub>
            <m:r>
              <w:rPr>
                <w:rFonts w:ascii="Cambria Math" w:eastAsiaTheme="minorEastAsia" w:hAnsi="Cambria Math" w:cs="Segoe UI"/>
              </w:rPr>
              <m:t>la</m:t>
            </m:r>
          </m:sub>
        </m:sSub>
      </m:oMath>
      <w:r w:rsidRPr="00186EBD">
        <w:rPr>
          <w:rFonts w:ascii="Segoe UI" w:eastAsiaTheme="minorEastAsia" w:hAnsi="Segoe UI" w:cs="Segoe UI"/>
        </w:rPr>
        <w:t xml:space="preserve"> </w:t>
      </w:r>
      <w:r w:rsidR="00EF1F26">
        <w:rPr>
          <w:rFonts w:ascii="Segoe UI" w:eastAsiaTheme="minorEastAsia" w:hAnsi="Segoe UI" w:cs="Segoe UI"/>
        </w:rPr>
        <w:t>,</w:t>
      </w:r>
      <w:r w:rsidRPr="00186EBD">
        <w:rPr>
          <w:rFonts w:ascii="Segoe UI" w:eastAsiaTheme="minorEastAsia" w:hAnsi="Segoe UI" w:cs="Segoe UI"/>
        </w:rPr>
        <w:t xml:space="preserve">the algorithm prioritizes nodes based on a secondary cost metric: </w:t>
      </w:r>
    </w:p>
    <w:p w14:paraId="663C8ECC" w14:textId="631FEC19" w:rsidR="006442A6" w:rsidRDefault="00C447BF" w:rsidP="00BD21E4">
      <w:pPr>
        <w:pStyle w:val="ListParagraph"/>
        <w:ind w:left="2008"/>
        <w:jc w:val="center"/>
        <w:rPr>
          <w:rFonts w:ascii="Segoe UI" w:eastAsiaTheme="minorEastAsia" w:hAnsi="Segoe UI" w:cs="Segoe UI"/>
        </w:rPr>
      </w:pPr>
      <m:oMathPara>
        <m:oMath>
          <m:r>
            <w:rPr>
              <w:rFonts w:ascii="Cambria Math" w:eastAsiaTheme="minorEastAsia" w:hAnsi="Cambria Math" w:cs="Segoe UI"/>
            </w:rPr>
            <m:t>f(v)=C(v)+h(v)</m:t>
          </m:r>
        </m:oMath>
      </m:oMathPara>
    </w:p>
    <w:p w14:paraId="0D94B6E3" w14:textId="6A8460C9" w:rsidR="00BD21E4" w:rsidRDefault="00501250" w:rsidP="00501250">
      <w:pPr>
        <w:pStyle w:val="ListParagraph"/>
        <w:numPr>
          <w:ilvl w:val="0"/>
          <w:numId w:val="28"/>
        </w:numPr>
        <w:rPr>
          <w:rFonts w:ascii="Segoe UI" w:eastAsiaTheme="minorEastAsia" w:hAnsi="Segoe UI" w:cs="Segoe UI"/>
        </w:rPr>
      </w:pPr>
      <w:r w:rsidRPr="00501250">
        <w:rPr>
          <w:rFonts w:ascii="Segoe UI" w:eastAsiaTheme="minorEastAsia" w:hAnsi="Segoe UI" w:cs="Segoe UI"/>
        </w:rPr>
        <w:t>This sorting ensures that within the look-ahead range, nodes closer to the goal and with lower cost are expanded earlier.</w:t>
      </w:r>
    </w:p>
    <w:p w14:paraId="669C7632" w14:textId="77777777" w:rsidR="00750E3D" w:rsidRDefault="00750E3D" w:rsidP="00B460B9">
      <w:pPr>
        <w:rPr>
          <w:rFonts w:ascii="Segoe UI" w:eastAsiaTheme="minorEastAsia" w:hAnsi="Segoe UI" w:cs="Segoe UI"/>
        </w:rPr>
      </w:pPr>
    </w:p>
    <w:p w14:paraId="7C96DE12" w14:textId="77777777" w:rsidR="00B460B9" w:rsidRDefault="00B460B9" w:rsidP="00B460B9">
      <w:pPr>
        <w:rPr>
          <w:rFonts w:ascii="Segoe UI" w:eastAsiaTheme="minorEastAsia" w:hAnsi="Segoe UI" w:cs="Segoe UI"/>
        </w:rPr>
      </w:pPr>
    </w:p>
    <w:p w14:paraId="19950EEE" w14:textId="77777777" w:rsidR="00B460B9" w:rsidRDefault="00B460B9" w:rsidP="00B460B9">
      <w:pPr>
        <w:rPr>
          <w:rFonts w:ascii="Segoe UI" w:eastAsiaTheme="minorEastAsia" w:hAnsi="Segoe UI" w:cs="Segoe UI"/>
        </w:rPr>
      </w:pPr>
    </w:p>
    <w:p w14:paraId="3E785E24" w14:textId="77777777" w:rsidR="00B460B9" w:rsidRDefault="00B460B9" w:rsidP="00B460B9">
      <w:pPr>
        <w:rPr>
          <w:rFonts w:ascii="Segoe UI" w:eastAsiaTheme="minorEastAsia" w:hAnsi="Segoe UI" w:cs="Segoe UI"/>
        </w:rPr>
      </w:pPr>
    </w:p>
    <w:p w14:paraId="22BACDE6" w14:textId="77777777" w:rsidR="00B460B9" w:rsidRDefault="00B460B9" w:rsidP="00B460B9">
      <w:pPr>
        <w:rPr>
          <w:rFonts w:ascii="Segoe UI" w:eastAsiaTheme="minorEastAsia" w:hAnsi="Segoe UI" w:cs="Segoe UI"/>
        </w:rPr>
      </w:pPr>
    </w:p>
    <w:p w14:paraId="51900E27" w14:textId="1A72DC59" w:rsidR="00B460B9" w:rsidRPr="00726F86" w:rsidRDefault="00726F86" w:rsidP="00726F86">
      <w:pPr>
        <w:pStyle w:val="ListParagraph"/>
        <w:numPr>
          <w:ilvl w:val="0"/>
          <w:numId w:val="32"/>
        </w:numPr>
        <w:rPr>
          <w:b/>
          <w:bCs/>
          <w:i/>
          <w:iCs/>
          <w:sz w:val="36"/>
          <w:szCs w:val="36"/>
        </w:rPr>
      </w:pPr>
      <w:r w:rsidRPr="00726F86">
        <w:rPr>
          <w:b/>
          <w:bCs/>
          <w:i/>
          <w:iCs/>
          <w:sz w:val="36"/>
          <w:szCs w:val="36"/>
        </w:rPr>
        <w:t>Extraction also depends on a second metric. Write down this metric, and explain which part is similar to a cost-like metric and which is a heuristic-like metric</w:t>
      </w:r>
    </w:p>
    <w:p w14:paraId="5E64DDF8" w14:textId="3A305699" w:rsidR="00F056CA" w:rsidRDefault="00F056CA" w:rsidP="00F056CA">
      <w:pPr>
        <w:rPr>
          <w:rFonts w:ascii="Segoe UI" w:eastAsiaTheme="minorEastAsia" w:hAnsi="Segoe UI" w:cs="Segoe UI"/>
        </w:rPr>
      </w:pPr>
      <w:r w:rsidRPr="00F056CA">
        <w:rPr>
          <w:rFonts w:ascii="Segoe UI" w:eastAsiaTheme="minorEastAsia" w:hAnsi="Segoe UI" w:cs="Segoe UI"/>
        </w:rPr>
        <w:t xml:space="preserve">The second metric used during the extraction process in the algorithm is the </w:t>
      </w:r>
      <w:r w:rsidRPr="00F056CA">
        <w:rPr>
          <w:rFonts w:ascii="Segoe UI" w:eastAsiaTheme="minorEastAsia" w:hAnsi="Segoe UI" w:cs="Segoe UI"/>
          <w:b/>
          <w:bCs/>
        </w:rPr>
        <w:t>cost-plus-heuristic metric</w:t>
      </w:r>
      <w:r w:rsidRPr="00F056CA">
        <w:rPr>
          <w:rFonts w:ascii="Segoe UI" w:eastAsiaTheme="minorEastAsia" w:hAnsi="Segoe UI" w:cs="Segoe UI"/>
        </w:rPr>
        <w:t>:</w:t>
      </w:r>
    </w:p>
    <w:p w14:paraId="49F71292" w14:textId="7DB5CEBF" w:rsidR="00F056CA" w:rsidRPr="004B391B" w:rsidRDefault="004B391B" w:rsidP="00F056CA">
      <w:pPr>
        <w:jc w:val="center"/>
        <w:rPr>
          <w:rFonts w:ascii="Segoe UI" w:eastAsiaTheme="minorEastAsia" w:hAnsi="Segoe UI" w:cs="Segoe UI"/>
        </w:rPr>
      </w:pPr>
      <m:oMathPara>
        <m:oMath>
          <m:r>
            <w:rPr>
              <w:rFonts w:ascii="Cambria Math" w:eastAsiaTheme="minorEastAsia" w:hAnsi="Cambria Math" w:cs="Segoe UI"/>
            </w:rPr>
            <m:t>f</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=C</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+h</m:t>
          </m:r>
          <m:d>
            <m:dPr>
              <m:ctrlPr>
                <w:rPr>
                  <w:rFonts w:ascii="Cambria Math" w:eastAsiaTheme="minorEastAsia" w:hAnsi="Cambria Math" w:cs="Segoe UI"/>
                  <w:i/>
                </w:rPr>
              </m:ctrlPr>
            </m:dPr>
            <m:e>
              <m:r>
                <w:rPr>
                  <w:rFonts w:ascii="Cambria Math" w:eastAsiaTheme="minorEastAsia" w:hAnsi="Cambria Math" w:cs="Segoe UI"/>
                </w:rPr>
                <m:t>v</m:t>
              </m:r>
            </m:e>
          </m:d>
        </m:oMath>
      </m:oMathPara>
    </w:p>
    <w:p w14:paraId="4E6398CC" w14:textId="225FFD6F" w:rsidR="004B391B" w:rsidRPr="00AE5D2D" w:rsidRDefault="004B391B" w:rsidP="00AE5D2D">
      <w:pPr>
        <w:rPr>
          <w:rFonts w:ascii="Segoe UI" w:eastAsiaTheme="minorEastAsia" w:hAnsi="Segoe UI" w:cs="Segoe UI"/>
        </w:rPr>
      </w:pPr>
      <w:r w:rsidRPr="00AE5D2D">
        <w:rPr>
          <w:rFonts w:ascii="Segoe UI" w:eastAsiaTheme="minorEastAsia" w:hAnsi="Segoe UI" w:cs="Segoe UI"/>
          <w:b/>
          <w:bCs/>
        </w:rPr>
        <w:t>Cost-Like Metric C(v):</w:t>
      </w:r>
    </w:p>
    <w:p w14:paraId="5DE9ABAA" w14:textId="1750D42B" w:rsidR="004B391B" w:rsidRPr="004B391B" w:rsidRDefault="004B391B" w:rsidP="004B391B">
      <w:pPr>
        <w:numPr>
          <w:ilvl w:val="0"/>
          <w:numId w:val="29"/>
        </w:numPr>
        <w:rPr>
          <w:rFonts w:ascii="Segoe UI" w:eastAsiaTheme="minorEastAsia" w:hAnsi="Segoe UI" w:cs="Segoe UI"/>
        </w:rPr>
      </w:pPr>
      <w:r w:rsidRPr="004B391B">
        <w:rPr>
          <w:rFonts w:ascii="Segoe UI" w:eastAsiaTheme="minorEastAsia" w:hAnsi="Segoe UI" w:cs="Segoe UI"/>
        </w:rPr>
        <w:t xml:space="preserve">This represents the </w:t>
      </w:r>
      <w:r w:rsidRPr="004B391B">
        <w:rPr>
          <w:rFonts w:ascii="Segoe UI" w:eastAsiaTheme="minorEastAsia" w:hAnsi="Segoe UI" w:cs="Segoe UI"/>
          <w:b/>
          <w:bCs/>
        </w:rPr>
        <w:t>cumulative cost</w:t>
      </w:r>
      <w:r w:rsidRPr="004B391B">
        <w:rPr>
          <w:rFonts w:ascii="Segoe UI" w:eastAsiaTheme="minorEastAsia" w:hAnsi="Segoe UI" w:cs="Segoe UI"/>
        </w:rPr>
        <w:t xml:space="preserve"> of the path from the root (start configuration) to the current node v.</w:t>
      </w:r>
    </w:p>
    <w:p w14:paraId="686B85A0" w14:textId="77777777" w:rsidR="004B391B" w:rsidRPr="004B391B" w:rsidRDefault="004B391B" w:rsidP="004B391B">
      <w:pPr>
        <w:numPr>
          <w:ilvl w:val="0"/>
          <w:numId w:val="29"/>
        </w:numPr>
        <w:rPr>
          <w:rFonts w:ascii="Segoe UI" w:eastAsiaTheme="minorEastAsia" w:hAnsi="Segoe UI" w:cs="Segoe UI"/>
        </w:rPr>
      </w:pPr>
      <w:r w:rsidRPr="004B391B">
        <w:rPr>
          <w:rFonts w:ascii="Segoe UI" w:eastAsiaTheme="minorEastAsia" w:hAnsi="Segoe UI" w:cs="Segoe UI"/>
        </w:rPr>
        <w:t>It is computed based on a given cost function, such as:</w:t>
      </w:r>
    </w:p>
    <w:p w14:paraId="7FF24867" w14:textId="77777777" w:rsidR="004B391B" w:rsidRPr="004B391B" w:rsidRDefault="004B391B" w:rsidP="004B391B">
      <w:pPr>
        <w:numPr>
          <w:ilvl w:val="1"/>
          <w:numId w:val="29"/>
        </w:numPr>
        <w:rPr>
          <w:rFonts w:ascii="Segoe UI" w:eastAsiaTheme="minorEastAsia" w:hAnsi="Segoe UI" w:cs="Segoe UI"/>
        </w:rPr>
      </w:pPr>
      <w:r w:rsidRPr="004B391B">
        <w:rPr>
          <w:rFonts w:ascii="Segoe UI" w:eastAsiaTheme="minorEastAsia" w:hAnsi="Segoe UI" w:cs="Segoe UI"/>
          <w:b/>
          <w:bCs/>
        </w:rPr>
        <w:t>Trajectory length</w:t>
      </w:r>
      <w:r w:rsidRPr="004B391B">
        <w:rPr>
          <w:rFonts w:ascii="Segoe UI" w:eastAsiaTheme="minorEastAsia" w:hAnsi="Segoe UI" w:cs="Segoe UI"/>
        </w:rPr>
        <w:t>: The sum of distances along the path.</w:t>
      </w:r>
    </w:p>
    <w:p w14:paraId="0CD08C3C" w14:textId="77777777" w:rsidR="004B391B" w:rsidRPr="004B391B" w:rsidRDefault="004B391B" w:rsidP="004B391B">
      <w:pPr>
        <w:numPr>
          <w:ilvl w:val="1"/>
          <w:numId w:val="29"/>
        </w:numPr>
        <w:rPr>
          <w:rFonts w:ascii="Segoe UI" w:eastAsiaTheme="minorEastAsia" w:hAnsi="Segoe UI" w:cs="Segoe UI"/>
        </w:rPr>
      </w:pPr>
      <w:r w:rsidRPr="004B391B">
        <w:rPr>
          <w:rFonts w:ascii="Segoe UI" w:eastAsiaTheme="minorEastAsia" w:hAnsi="Segoe UI" w:cs="Segoe UI"/>
          <w:b/>
          <w:bCs/>
        </w:rPr>
        <w:t>Obstacle clearance</w:t>
      </w:r>
      <w:r w:rsidRPr="004B391B">
        <w:rPr>
          <w:rFonts w:ascii="Segoe UI" w:eastAsiaTheme="minorEastAsia" w:hAnsi="Segoe UI" w:cs="Segoe UI"/>
        </w:rPr>
        <w:t>: A penalty for proximity to obstacles.</w:t>
      </w:r>
    </w:p>
    <w:p w14:paraId="37A0942B" w14:textId="77777777" w:rsidR="004B391B" w:rsidRPr="004B391B" w:rsidRDefault="004B391B" w:rsidP="004B391B">
      <w:pPr>
        <w:numPr>
          <w:ilvl w:val="1"/>
          <w:numId w:val="29"/>
        </w:numPr>
        <w:rPr>
          <w:rFonts w:ascii="Segoe UI" w:eastAsiaTheme="minorEastAsia" w:hAnsi="Segoe UI" w:cs="Segoe UI"/>
        </w:rPr>
      </w:pPr>
      <w:r w:rsidRPr="004B391B">
        <w:rPr>
          <w:rFonts w:ascii="Segoe UI" w:eastAsiaTheme="minorEastAsia" w:hAnsi="Segoe UI" w:cs="Segoe UI"/>
          <w:b/>
          <w:bCs/>
        </w:rPr>
        <w:t>Cost map values</w:t>
      </w:r>
      <w:r w:rsidRPr="004B391B">
        <w:rPr>
          <w:rFonts w:ascii="Segoe UI" w:eastAsiaTheme="minorEastAsia" w:hAnsi="Segoe UI" w:cs="Segoe UI"/>
        </w:rPr>
        <w:t>: Derived from medical images or other domain-specific data.</w:t>
      </w:r>
    </w:p>
    <w:p w14:paraId="2660FC35" w14:textId="4F7D1132" w:rsidR="004B391B" w:rsidRPr="004B391B" w:rsidRDefault="008F718C" w:rsidP="004B391B">
      <w:pPr>
        <w:numPr>
          <w:ilvl w:val="0"/>
          <w:numId w:val="29"/>
        </w:numPr>
        <w:rPr>
          <w:rFonts w:ascii="Segoe UI" w:eastAsiaTheme="minorEastAsia" w:hAnsi="Segoe UI" w:cs="Segoe UI"/>
        </w:rPr>
      </w:pPr>
      <m:oMath>
        <m:r>
          <w:rPr>
            <w:rFonts w:ascii="Cambria Math" w:eastAsiaTheme="minorEastAsia" w:hAnsi="Cambria Math" w:cs="Segoe UI"/>
          </w:rPr>
          <m:t>C(v)</m:t>
        </m:r>
      </m:oMath>
      <w:r w:rsidR="007C1EDD">
        <w:rPr>
          <w:rFonts w:ascii="Segoe UI" w:eastAsiaTheme="minorEastAsia" w:hAnsi="Segoe UI" w:cs="Segoe UI"/>
        </w:rPr>
        <w:t xml:space="preserve"> </w:t>
      </w:r>
      <w:r w:rsidR="004B391B" w:rsidRPr="004B391B">
        <w:rPr>
          <w:rFonts w:ascii="Segoe UI" w:eastAsiaTheme="minorEastAsia" w:hAnsi="Segoe UI" w:cs="Segoe UI"/>
        </w:rPr>
        <w:t>quantifies the cost already incurred in reaching node v.</w:t>
      </w:r>
    </w:p>
    <w:p w14:paraId="215E3D45" w14:textId="41753422" w:rsidR="00A62FF5" w:rsidRPr="00A62FF5" w:rsidRDefault="00A62FF5" w:rsidP="00A62FF5">
      <w:pPr>
        <w:rPr>
          <w:rFonts w:ascii="Segoe UI" w:eastAsiaTheme="minorEastAsia" w:hAnsi="Segoe UI" w:cs="Segoe UI"/>
        </w:rPr>
      </w:pPr>
      <w:r w:rsidRPr="00A62FF5">
        <w:rPr>
          <w:rFonts w:ascii="Segoe UI" w:eastAsiaTheme="minorEastAsia" w:hAnsi="Segoe UI" w:cs="Segoe UI"/>
          <w:b/>
          <w:bCs/>
        </w:rPr>
        <w:t xml:space="preserve">Heuristic-Like Metric </w:t>
      </w:r>
      <m:oMath>
        <m:r>
          <m:rPr>
            <m:sty m:val="bi"/>
          </m:rPr>
          <w:rPr>
            <w:rFonts w:ascii="Cambria Math" w:eastAsiaTheme="minorEastAsia" w:hAnsi="Cambria Math" w:cs="Segoe UI"/>
          </w:rPr>
          <m:t>h(v)</m:t>
        </m:r>
      </m:oMath>
      <w:r w:rsidR="00B15DDA">
        <w:rPr>
          <w:rFonts w:ascii="Segoe UI" w:eastAsiaTheme="minorEastAsia" w:hAnsi="Segoe UI" w:cs="Segoe UI"/>
          <w:b/>
          <w:bCs/>
        </w:rPr>
        <w:t>:</w:t>
      </w:r>
    </w:p>
    <w:p w14:paraId="37613FC2" w14:textId="549829DC" w:rsidR="00A62FF5" w:rsidRPr="00A62FF5" w:rsidRDefault="00A62FF5" w:rsidP="00A62FF5">
      <w:pPr>
        <w:numPr>
          <w:ilvl w:val="0"/>
          <w:numId w:val="30"/>
        </w:numPr>
        <w:rPr>
          <w:rFonts w:ascii="Segoe UI" w:eastAsiaTheme="minorEastAsia" w:hAnsi="Segoe UI" w:cs="Segoe UI"/>
        </w:rPr>
      </w:pPr>
      <w:r w:rsidRPr="00A62FF5">
        <w:rPr>
          <w:rFonts w:ascii="Segoe UI" w:eastAsiaTheme="minorEastAsia" w:hAnsi="Segoe UI" w:cs="Segoe UI"/>
        </w:rPr>
        <w:t xml:space="preserve">This is an </w:t>
      </w:r>
      <w:r w:rsidRPr="00A62FF5">
        <w:rPr>
          <w:rFonts w:ascii="Segoe UI" w:eastAsiaTheme="minorEastAsia" w:hAnsi="Segoe UI" w:cs="Segoe UI"/>
          <w:b/>
          <w:bCs/>
        </w:rPr>
        <w:t>estimate of the cost</w:t>
      </w:r>
      <w:r w:rsidRPr="00A62FF5">
        <w:rPr>
          <w:rFonts w:ascii="Segoe UI" w:eastAsiaTheme="minorEastAsia" w:hAnsi="Segoe UI" w:cs="Segoe UI"/>
        </w:rPr>
        <w:t xml:space="preserve"> required to move from the current node v to the goal.</w:t>
      </w:r>
    </w:p>
    <w:p w14:paraId="28D7B817" w14:textId="77777777" w:rsidR="00A62FF5" w:rsidRPr="00A62FF5" w:rsidRDefault="00A62FF5" w:rsidP="00A62FF5">
      <w:pPr>
        <w:numPr>
          <w:ilvl w:val="0"/>
          <w:numId w:val="30"/>
        </w:numPr>
        <w:rPr>
          <w:rFonts w:ascii="Segoe UI" w:eastAsiaTheme="minorEastAsia" w:hAnsi="Segoe UI" w:cs="Segoe UI"/>
        </w:rPr>
      </w:pPr>
      <w:r w:rsidRPr="00A62FF5">
        <w:rPr>
          <w:rFonts w:ascii="Segoe UI" w:eastAsiaTheme="minorEastAsia" w:hAnsi="Segoe UI" w:cs="Segoe UI"/>
        </w:rPr>
        <w:t>Commonly used heuristics include:</w:t>
      </w:r>
    </w:p>
    <w:p w14:paraId="76BE1030" w14:textId="37EADBE6" w:rsidR="00A62FF5" w:rsidRPr="00A62FF5" w:rsidRDefault="00A62FF5" w:rsidP="00A62FF5">
      <w:pPr>
        <w:numPr>
          <w:ilvl w:val="1"/>
          <w:numId w:val="30"/>
        </w:numPr>
        <w:rPr>
          <w:rFonts w:ascii="Segoe UI" w:eastAsiaTheme="minorEastAsia" w:hAnsi="Segoe UI" w:cs="Segoe UI"/>
        </w:rPr>
      </w:pPr>
      <w:r w:rsidRPr="00A62FF5">
        <w:rPr>
          <w:rFonts w:ascii="Segoe UI" w:eastAsiaTheme="minorEastAsia" w:hAnsi="Segoe UI" w:cs="Segoe UI"/>
        </w:rPr>
        <w:t xml:space="preserve">The </w:t>
      </w:r>
      <w:r w:rsidRPr="00A62FF5">
        <w:rPr>
          <w:rFonts w:ascii="Segoe UI" w:eastAsiaTheme="minorEastAsia" w:hAnsi="Segoe UI" w:cs="Segoe UI"/>
          <w:b/>
          <w:bCs/>
        </w:rPr>
        <w:t>Euclidean distance</w:t>
      </w:r>
      <w:r w:rsidRPr="00A62FF5">
        <w:rPr>
          <w:rFonts w:ascii="Segoe UI" w:eastAsiaTheme="minorEastAsia" w:hAnsi="Segoe UI" w:cs="Segoe UI"/>
        </w:rPr>
        <w:t xml:space="preserve"> from v to the goal.</w:t>
      </w:r>
    </w:p>
    <w:p w14:paraId="747FE65D" w14:textId="77777777" w:rsidR="00A62FF5" w:rsidRPr="00A62FF5" w:rsidRDefault="00A62FF5" w:rsidP="00A62FF5">
      <w:pPr>
        <w:numPr>
          <w:ilvl w:val="1"/>
          <w:numId w:val="30"/>
        </w:numPr>
        <w:rPr>
          <w:rFonts w:ascii="Segoe UI" w:eastAsiaTheme="minorEastAsia" w:hAnsi="Segoe UI" w:cs="Segoe UI"/>
        </w:rPr>
      </w:pPr>
      <w:r w:rsidRPr="00A62FF5">
        <w:rPr>
          <w:rFonts w:ascii="Segoe UI" w:eastAsiaTheme="minorEastAsia" w:hAnsi="Segoe UI" w:cs="Segoe UI"/>
          <w:b/>
          <w:bCs/>
        </w:rPr>
        <w:t>Dubins curve length</w:t>
      </w:r>
      <w:r w:rsidRPr="00A62FF5">
        <w:rPr>
          <w:rFonts w:ascii="Segoe UI" w:eastAsiaTheme="minorEastAsia" w:hAnsi="Segoe UI" w:cs="Segoe UI"/>
        </w:rPr>
        <w:t xml:space="preserve"> (for curvature-constrained motion planning).</w:t>
      </w:r>
    </w:p>
    <w:p w14:paraId="69B57166" w14:textId="3DD4645A" w:rsidR="00A62FF5" w:rsidRPr="00A62FF5" w:rsidRDefault="006F21E7" w:rsidP="00A62FF5">
      <w:pPr>
        <w:numPr>
          <w:ilvl w:val="0"/>
          <w:numId w:val="30"/>
        </w:numPr>
        <w:rPr>
          <w:rFonts w:ascii="Segoe UI" w:eastAsiaTheme="minorEastAsia" w:hAnsi="Segoe UI" w:cs="Segoe UI"/>
        </w:rPr>
      </w:pPr>
      <m:oMath>
        <m:r>
          <w:rPr>
            <w:rFonts w:ascii="Cambria Math" w:eastAsiaTheme="minorEastAsia" w:hAnsi="Cambria Math" w:cs="Segoe UI"/>
          </w:rPr>
          <m:t>h(v)</m:t>
        </m:r>
      </m:oMath>
      <w:r w:rsidR="00A62FF5" w:rsidRPr="00A62FF5">
        <w:rPr>
          <w:rFonts w:ascii="Segoe UI" w:eastAsiaTheme="minorEastAsia" w:hAnsi="Segoe UI" w:cs="Segoe UI"/>
        </w:rPr>
        <w:t xml:space="preserve"> predicts future cost based on domain knowledge or geometric properties, guiding the search toward the goal.</w:t>
      </w:r>
    </w:p>
    <w:p w14:paraId="76670121" w14:textId="77777777" w:rsidR="00874D18" w:rsidRDefault="00874D18" w:rsidP="00B460B9">
      <w:pPr>
        <w:rPr>
          <w:rFonts w:ascii="Segoe UI" w:eastAsiaTheme="minorEastAsia" w:hAnsi="Segoe UI" w:cs="Segoe UI"/>
        </w:rPr>
      </w:pPr>
    </w:p>
    <w:p w14:paraId="4E52EC6C" w14:textId="77777777" w:rsidR="00874D18" w:rsidRDefault="00874D18" w:rsidP="00B460B9">
      <w:pPr>
        <w:rPr>
          <w:rFonts w:ascii="Segoe UI" w:eastAsiaTheme="minorEastAsia" w:hAnsi="Segoe UI" w:cs="Segoe UI"/>
        </w:rPr>
      </w:pPr>
    </w:p>
    <w:p w14:paraId="0E26EE59" w14:textId="77777777" w:rsidR="00874D18" w:rsidRDefault="00874D18" w:rsidP="00B460B9">
      <w:pPr>
        <w:rPr>
          <w:rFonts w:ascii="Segoe UI" w:eastAsiaTheme="minorEastAsia" w:hAnsi="Segoe UI" w:cs="Segoe UI"/>
        </w:rPr>
      </w:pPr>
    </w:p>
    <w:p w14:paraId="3C9181A2" w14:textId="7AF9D273" w:rsidR="00874D18" w:rsidRDefault="0015308C" w:rsidP="00B460B9">
      <w:pPr>
        <w:rPr>
          <w:rFonts w:ascii="Segoe UI" w:eastAsiaTheme="minorEastAsia" w:hAnsi="Segoe UI" w:cs="Segoe UI"/>
        </w:rPr>
      </w:pPr>
      <w:r>
        <w:rPr>
          <w:rFonts w:ascii="Segoe UI" w:eastAsiaTheme="minorEastAsia" w:hAnsi="Segoe UI" w:cs="Segoe UI"/>
        </w:rPr>
        <w:t xml:space="preserve">7) </w:t>
      </w:r>
    </w:p>
    <w:p w14:paraId="3A5A6072" w14:textId="53710642" w:rsidR="0015308C" w:rsidRDefault="0015308C" w:rsidP="0015308C">
      <w:pPr>
        <w:rPr>
          <w:rFonts w:ascii="Segoe UI" w:eastAsiaTheme="minorEastAsia" w:hAnsi="Segoe UI" w:cs="Segoe UI"/>
        </w:rPr>
      </w:pPr>
      <w:r w:rsidRPr="0015308C">
        <w:rPr>
          <w:rFonts w:ascii="Segoe UI" w:eastAsiaTheme="minorEastAsia" w:hAnsi="Segoe UI" w:cs="Segoe UI"/>
        </w:rPr>
        <w:t>The heuristic h(v)</w:t>
      </w:r>
      <w:r>
        <w:rPr>
          <w:rFonts w:ascii="Segoe UI" w:eastAsiaTheme="minorEastAsia" w:hAnsi="Segoe UI" w:cs="Segoe UI"/>
        </w:rPr>
        <w:t xml:space="preserve"> </w:t>
      </w:r>
      <w:r w:rsidRPr="0015308C">
        <w:rPr>
          <w:rFonts w:ascii="Segoe UI" w:eastAsiaTheme="minorEastAsia" w:hAnsi="Segoe UI" w:cs="Segoe UI"/>
        </w:rPr>
        <w:t xml:space="preserve">used in the paper is </w:t>
      </w:r>
      <w:r w:rsidRPr="0015308C">
        <w:rPr>
          <w:rFonts w:ascii="Segoe UI" w:eastAsiaTheme="minorEastAsia" w:hAnsi="Segoe UI" w:cs="Segoe UI"/>
          <w:b/>
          <w:bCs/>
        </w:rPr>
        <w:t>admissible</w:t>
      </w:r>
      <w:r w:rsidRPr="0015308C">
        <w:rPr>
          <w:rFonts w:ascii="Segoe UI" w:eastAsiaTheme="minorEastAsia" w:hAnsi="Segoe UI" w:cs="Segoe UI"/>
        </w:rPr>
        <w:t xml:space="preserve"> because it is based on geometric metrics (Euclidean distance or Dubins curves), which are guaranteed not to overestimate the actual cost to the goal. This property allows the algorithm to explore efficiently while maintaining the guarantees of optimality provided by the RCS* planner.</w:t>
      </w:r>
    </w:p>
    <w:p w14:paraId="26AC98A9" w14:textId="77777777" w:rsidR="0015308C" w:rsidRDefault="0015308C" w:rsidP="0015308C">
      <w:pPr>
        <w:rPr>
          <w:rFonts w:ascii="Segoe UI" w:eastAsiaTheme="minorEastAsia" w:hAnsi="Segoe UI" w:cs="Segoe UI"/>
        </w:rPr>
      </w:pPr>
    </w:p>
    <w:p w14:paraId="51B15F3F" w14:textId="77777777" w:rsidR="0015308C" w:rsidRDefault="0015308C" w:rsidP="0015308C">
      <w:pPr>
        <w:rPr>
          <w:rFonts w:ascii="Segoe UI" w:eastAsiaTheme="minorEastAsia" w:hAnsi="Segoe UI" w:cs="Segoe UI"/>
        </w:rPr>
      </w:pPr>
    </w:p>
    <w:p w14:paraId="3CD48584" w14:textId="77777777" w:rsidR="0015308C" w:rsidRDefault="0015308C" w:rsidP="0015308C">
      <w:pPr>
        <w:rPr>
          <w:rFonts w:ascii="Segoe UI" w:eastAsiaTheme="minorEastAsia" w:hAnsi="Segoe UI" w:cs="Segoe UI"/>
        </w:rPr>
      </w:pPr>
    </w:p>
    <w:p w14:paraId="2EFC89D2" w14:textId="77777777" w:rsidR="0015308C" w:rsidRDefault="0015308C" w:rsidP="0015308C">
      <w:pPr>
        <w:rPr>
          <w:rFonts w:ascii="Segoe UI" w:eastAsiaTheme="minorEastAsia" w:hAnsi="Segoe UI" w:cs="Segoe UI"/>
        </w:rPr>
      </w:pPr>
    </w:p>
    <w:p w14:paraId="18403BA2" w14:textId="77777777" w:rsidR="0015308C" w:rsidRDefault="0015308C" w:rsidP="0015308C">
      <w:pPr>
        <w:rPr>
          <w:rFonts w:ascii="Segoe UI" w:eastAsiaTheme="minorEastAsia" w:hAnsi="Segoe UI" w:cs="Segoe UI"/>
        </w:rPr>
      </w:pPr>
    </w:p>
    <w:p w14:paraId="6FEC49D3" w14:textId="77777777" w:rsidR="0015308C" w:rsidRDefault="0015308C" w:rsidP="0015308C">
      <w:pPr>
        <w:rPr>
          <w:rFonts w:ascii="Segoe UI" w:eastAsiaTheme="minorEastAsia" w:hAnsi="Segoe UI" w:cs="Segoe UI"/>
        </w:rPr>
      </w:pPr>
    </w:p>
    <w:p w14:paraId="5EA10F96" w14:textId="77777777" w:rsidR="0015308C" w:rsidRDefault="0015308C" w:rsidP="0015308C">
      <w:pPr>
        <w:rPr>
          <w:rFonts w:ascii="Segoe UI" w:eastAsiaTheme="minorEastAsia" w:hAnsi="Segoe UI" w:cs="Segoe UI"/>
        </w:rPr>
      </w:pPr>
    </w:p>
    <w:p w14:paraId="1D645D3B" w14:textId="77777777" w:rsidR="0015308C" w:rsidRDefault="0015308C" w:rsidP="0015308C">
      <w:pPr>
        <w:rPr>
          <w:rFonts w:ascii="Segoe UI" w:eastAsiaTheme="minorEastAsia" w:hAnsi="Segoe UI" w:cs="Segoe UI"/>
        </w:rPr>
      </w:pPr>
    </w:p>
    <w:p w14:paraId="369E24AB" w14:textId="77777777" w:rsidR="0015308C" w:rsidRDefault="0015308C" w:rsidP="0015308C">
      <w:pPr>
        <w:rPr>
          <w:rFonts w:ascii="Segoe UI" w:eastAsiaTheme="minorEastAsia" w:hAnsi="Segoe UI" w:cs="Segoe UI"/>
        </w:rPr>
      </w:pPr>
    </w:p>
    <w:p w14:paraId="2A2B2735" w14:textId="77777777" w:rsidR="0015308C" w:rsidRDefault="0015308C" w:rsidP="0015308C">
      <w:pPr>
        <w:rPr>
          <w:rFonts w:ascii="Segoe UI" w:eastAsiaTheme="minorEastAsia" w:hAnsi="Segoe UI" w:cs="Segoe UI"/>
        </w:rPr>
      </w:pPr>
    </w:p>
    <w:p w14:paraId="17BA9069" w14:textId="77777777" w:rsidR="0015308C" w:rsidRDefault="0015308C" w:rsidP="0015308C">
      <w:pPr>
        <w:rPr>
          <w:rFonts w:ascii="Segoe UI" w:eastAsiaTheme="minorEastAsia" w:hAnsi="Segoe UI" w:cs="Segoe UI"/>
        </w:rPr>
      </w:pPr>
    </w:p>
    <w:p w14:paraId="7E785D7E" w14:textId="77777777" w:rsidR="0015308C" w:rsidRDefault="0015308C" w:rsidP="0015308C">
      <w:pPr>
        <w:rPr>
          <w:rFonts w:ascii="Segoe UI" w:eastAsiaTheme="minorEastAsia" w:hAnsi="Segoe UI" w:cs="Segoe UI"/>
        </w:rPr>
      </w:pPr>
    </w:p>
    <w:p w14:paraId="3F39F4D7" w14:textId="77777777" w:rsidR="0015308C" w:rsidRDefault="0015308C" w:rsidP="0015308C">
      <w:pPr>
        <w:rPr>
          <w:rFonts w:ascii="Segoe UI" w:eastAsiaTheme="minorEastAsia" w:hAnsi="Segoe UI" w:cs="Segoe UI"/>
        </w:rPr>
      </w:pPr>
    </w:p>
    <w:p w14:paraId="256FEE71" w14:textId="77777777" w:rsidR="0015308C" w:rsidRDefault="0015308C" w:rsidP="0015308C">
      <w:pPr>
        <w:rPr>
          <w:rFonts w:ascii="Segoe UI" w:eastAsiaTheme="minorEastAsia" w:hAnsi="Segoe UI" w:cs="Segoe UI"/>
        </w:rPr>
      </w:pPr>
    </w:p>
    <w:p w14:paraId="75CD9619" w14:textId="77777777" w:rsidR="0015308C" w:rsidRDefault="0015308C" w:rsidP="0015308C">
      <w:pPr>
        <w:rPr>
          <w:rFonts w:ascii="Segoe UI" w:eastAsiaTheme="minorEastAsia" w:hAnsi="Segoe UI" w:cs="Segoe UI"/>
        </w:rPr>
      </w:pPr>
    </w:p>
    <w:p w14:paraId="1BD2954D" w14:textId="77777777" w:rsidR="0015308C" w:rsidRDefault="0015308C" w:rsidP="0015308C">
      <w:pPr>
        <w:rPr>
          <w:rFonts w:ascii="Segoe UI" w:eastAsiaTheme="minorEastAsia" w:hAnsi="Segoe UI" w:cs="Segoe UI"/>
        </w:rPr>
      </w:pPr>
    </w:p>
    <w:p w14:paraId="0AEA0A12" w14:textId="77777777" w:rsidR="0015308C" w:rsidRDefault="0015308C" w:rsidP="0015308C">
      <w:pPr>
        <w:rPr>
          <w:rFonts w:ascii="Segoe UI" w:eastAsiaTheme="minorEastAsia" w:hAnsi="Segoe UI" w:cs="Segoe UI"/>
        </w:rPr>
      </w:pPr>
    </w:p>
    <w:p w14:paraId="07B9EC7A" w14:textId="77777777" w:rsidR="0015308C" w:rsidRDefault="0015308C" w:rsidP="0015308C">
      <w:pPr>
        <w:rPr>
          <w:rFonts w:ascii="Segoe UI" w:eastAsiaTheme="minorEastAsia" w:hAnsi="Segoe UI" w:cs="Segoe UI"/>
        </w:rPr>
      </w:pPr>
    </w:p>
    <w:p w14:paraId="09EFCE43" w14:textId="77777777" w:rsidR="0015308C" w:rsidRDefault="0015308C" w:rsidP="0015308C">
      <w:pPr>
        <w:rPr>
          <w:rFonts w:ascii="Segoe UI" w:eastAsiaTheme="minorEastAsia" w:hAnsi="Segoe UI" w:cs="Segoe UI"/>
        </w:rPr>
      </w:pPr>
    </w:p>
    <w:p w14:paraId="096D1B27" w14:textId="77777777" w:rsidR="0015308C" w:rsidRDefault="0015308C" w:rsidP="0015308C">
      <w:pPr>
        <w:rPr>
          <w:rFonts w:ascii="Segoe UI" w:eastAsiaTheme="minorEastAsia" w:hAnsi="Segoe UI" w:cs="Segoe UI"/>
        </w:rPr>
      </w:pPr>
    </w:p>
    <w:p w14:paraId="498AA435" w14:textId="3056E11D" w:rsidR="0015308C" w:rsidRPr="001D3AE2" w:rsidRDefault="00545841" w:rsidP="0015308C">
      <w:pPr>
        <w:rPr>
          <w:rFonts w:ascii="Segoe UI" w:eastAsiaTheme="minorEastAsia" w:hAnsi="Segoe UI" w:cs="Segoe UI"/>
          <w:b/>
          <w:bCs/>
          <w:i/>
          <w:iCs/>
          <w:sz w:val="36"/>
          <w:szCs w:val="36"/>
        </w:rPr>
      </w:pPr>
      <w:r w:rsidRPr="001D3AE2">
        <w:rPr>
          <w:rFonts w:ascii="Segoe UI" w:eastAsiaTheme="minorEastAsia" w:hAnsi="Segoe UI" w:cs="Segoe UI"/>
          <w:sz w:val="36"/>
          <w:szCs w:val="36"/>
        </w:rPr>
        <w:t>8</w:t>
      </w:r>
      <w:r w:rsidRPr="001D3AE2">
        <w:rPr>
          <w:rFonts w:ascii="Segoe UI" w:eastAsiaTheme="minorEastAsia" w:hAnsi="Segoe UI" w:cs="Segoe UI"/>
          <w:b/>
          <w:bCs/>
          <w:i/>
          <w:iCs/>
          <w:sz w:val="36"/>
          <w:szCs w:val="36"/>
        </w:rPr>
        <w:t>)</w:t>
      </w:r>
      <w:r w:rsidR="001D3AE2" w:rsidRPr="001D3AE2">
        <w:rPr>
          <w:b/>
          <w:bCs/>
          <w:i/>
          <w:iCs/>
          <w:sz w:val="36"/>
          <w:szCs w:val="36"/>
        </w:rPr>
        <w:t xml:space="preserve"> </w:t>
      </w:r>
      <w:r w:rsidR="001D3AE2" w:rsidRPr="001D3AE2">
        <w:rPr>
          <w:rFonts w:ascii="Segoe UI" w:eastAsiaTheme="minorEastAsia" w:hAnsi="Segoe UI" w:cs="Segoe UI"/>
          <w:b/>
          <w:bCs/>
          <w:i/>
          <w:iCs/>
          <w:sz w:val="36"/>
          <w:szCs w:val="36"/>
        </w:rPr>
        <w:t>A CLOSED list is used to identify duplicate states. Explain from a database point of view how you would handle the duplicate check to be as efficient as possible. What node values would you compare? Is it going to compare all the node data?</w:t>
      </w:r>
    </w:p>
    <w:p w14:paraId="626D5473" w14:textId="77777777" w:rsidR="00D74F96" w:rsidRPr="00E10198" w:rsidRDefault="00D74F96" w:rsidP="00CB5713">
      <w:pPr>
        <w:rPr>
          <w:rFonts w:ascii="Segoe UI" w:eastAsiaTheme="minorEastAsia" w:hAnsi="Segoe UI" w:cs="Segoe UI"/>
          <w:rtl/>
        </w:rPr>
      </w:pPr>
    </w:p>
    <w:p w14:paraId="37CCD6C6" w14:textId="77777777" w:rsidR="00CB5713" w:rsidRPr="00CB5713" w:rsidRDefault="00CB5713" w:rsidP="00CB5713">
      <w:pPr>
        <w:rPr>
          <w:rFonts w:ascii="Segoe UI" w:eastAsiaTheme="minorEastAsia" w:hAnsi="Segoe UI" w:cs="Segoe UI"/>
          <w:b/>
          <w:bCs/>
        </w:rPr>
      </w:pPr>
      <w:r w:rsidRPr="00CB5713">
        <w:rPr>
          <w:rFonts w:ascii="Segoe UI" w:eastAsiaTheme="minorEastAsia" w:hAnsi="Segoe UI" w:cs="Segoe UI"/>
          <w:b/>
          <w:bCs/>
        </w:rPr>
        <w:t>1. Data Structure Choice for the CLOSED List</w:t>
      </w:r>
    </w:p>
    <w:p w14:paraId="485838FB" w14:textId="77777777" w:rsidR="00CB5713" w:rsidRPr="00CB5713" w:rsidRDefault="00CB5713" w:rsidP="00CB5713">
      <w:pPr>
        <w:numPr>
          <w:ilvl w:val="0"/>
          <w:numId w:val="33"/>
        </w:numPr>
        <w:rPr>
          <w:rFonts w:ascii="Segoe UI" w:eastAsiaTheme="minorEastAsia" w:hAnsi="Segoe UI" w:cs="Segoe UI"/>
        </w:rPr>
      </w:pPr>
      <w:r w:rsidRPr="00CB5713">
        <w:rPr>
          <w:rFonts w:ascii="Segoe UI" w:eastAsiaTheme="minorEastAsia" w:hAnsi="Segoe UI" w:cs="Segoe UI"/>
        </w:rPr>
        <w:t xml:space="preserve">Use a </w:t>
      </w:r>
      <w:r w:rsidRPr="00CB5713">
        <w:rPr>
          <w:rFonts w:ascii="Segoe UI" w:eastAsiaTheme="minorEastAsia" w:hAnsi="Segoe UI" w:cs="Segoe UI"/>
          <w:b/>
          <w:bCs/>
        </w:rPr>
        <w:t>hash table (dictionary)</w:t>
      </w:r>
      <w:r w:rsidRPr="00CB5713">
        <w:rPr>
          <w:rFonts w:ascii="Segoe UI" w:eastAsiaTheme="minorEastAsia" w:hAnsi="Segoe UI" w:cs="Segoe UI"/>
        </w:rPr>
        <w:t xml:space="preserve"> or a similar structure for the CLOSED list:</w:t>
      </w:r>
    </w:p>
    <w:p w14:paraId="7B8EC0DC" w14:textId="77777777" w:rsidR="00CB5713" w:rsidRPr="00CB5713" w:rsidRDefault="00CB5713" w:rsidP="00CB5713">
      <w:pPr>
        <w:numPr>
          <w:ilvl w:val="1"/>
          <w:numId w:val="33"/>
        </w:numPr>
        <w:rPr>
          <w:rFonts w:ascii="Segoe UI" w:eastAsiaTheme="minorEastAsia" w:hAnsi="Segoe UI" w:cs="Segoe UI"/>
        </w:rPr>
      </w:pPr>
      <w:r w:rsidRPr="00CB5713">
        <w:rPr>
          <w:rFonts w:ascii="Segoe UI" w:eastAsiaTheme="minorEastAsia" w:hAnsi="Segoe UI" w:cs="Segoe UI"/>
          <w:b/>
          <w:bCs/>
        </w:rPr>
        <w:t>Key</w:t>
      </w:r>
      <w:r w:rsidRPr="00CB5713">
        <w:rPr>
          <w:rFonts w:ascii="Segoe UI" w:eastAsiaTheme="minorEastAsia" w:hAnsi="Segoe UI" w:cs="Segoe UI"/>
        </w:rPr>
        <w:t>: A unique identifier for the node's state.</w:t>
      </w:r>
    </w:p>
    <w:p w14:paraId="2E89A34C" w14:textId="77777777" w:rsidR="00CB5713" w:rsidRPr="00CB5713" w:rsidRDefault="00CB5713" w:rsidP="00CB5713">
      <w:pPr>
        <w:numPr>
          <w:ilvl w:val="1"/>
          <w:numId w:val="33"/>
        </w:numPr>
        <w:rPr>
          <w:rFonts w:ascii="Segoe UI" w:eastAsiaTheme="minorEastAsia" w:hAnsi="Segoe UI" w:cs="Segoe UI"/>
        </w:rPr>
      </w:pPr>
      <w:r w:rsidRPr="00CB5713">
        <w:rPr>
          <w:rFonts w:ascii="Segoe UI" w:eastAsiaTheme="minorEastAsia" w:hAnsi="Segoe UI" w:cs="Segoe UI"/>
          <w:b/>
          <w:bCs/>
        </w:rPr>
        <w:t>Value</w:t>
      </w:r>
      <w:r w:rsidRPr="00CB5713">
        <w:rPr>
          <w:rFonts w:ascii="Segoe UI" w:eastAsiaTheme="minorEastAsia" w:hAnsi="Segoe UI" w:cs="Segoe UI"/>
        </w:rPr>
        <w:t>: The associated node data.</w:t>
      </w:r>
    </w:p>
    <w:p w14:paraId="714A5952" w14:textId="77777777" w:rsidR="00CB5713" w:rsidRPr="00CB5713" w:rsidRDefault="00CB5713" w:rsidP="00CB5713">
      <w:pPr>
        <w:numPr>
          <w:ilvl w:val="0"/>
          <w:numId w:val="33"/>
        </w:numPr>
        <w:rPr>
          <w:rFonts w:ascii="Segoe UI" w:eastAsiaTheme="minorEastAsia" w:hAnsi="Segoe UI" w:cs="Segoe UI"/>
        </w:rPr>
      </w:pPr>
      <w:r w:rsidRPr="00CB5713">
        <w:rPr>
          <w:rFonts w:ascii="Segoe UI" w:eastAsiaTheme="minorEastAsia" w:hAnsi="Segoe UI" w:cs="Segoe UI"/>
        </w:rPr>
        <w:t xml:space="preserve">Hash tables provide </w:t>
      </w:r>
      <w:r w:rsidRPr="00CB5713">
        <w:rPr>
          <w:rFonts w:ascii="Segoe UI" w:eastAsiaTheme="minorEastAsia" w:hAnsi="Segoe UI" w:cs="Segoe UI"/>
          <w:b/>
          <w:bCs/>
        </w:rPr>
        <w:t>O(1)</w:t>
      </w:r>
      <w:r w:rsidRPr="00CB5713">
        <w:rPr>
          <w:rFonts w:ascii="Segoe UI" w:eastAsiaTheme="minorEastAsia" w:hAnsi="Segoe UI" w:cs="Segoe UI"/>
        </w:rPr>
        <w:t xml:space="preserve"> average-time complexity for insertions and lookups, making them highly efficient for detecting duplicates.</w:t>
      </w:r>
    </w:p>
    <w:p w14:paraId="4C4065E2" w14:textId="77777777" w:rsidR="004B220E" w:rsidRPr="004B220E" w:rsidRDefault="004B220E" w:rsidP="004B220E">
      <w:pPr>
        <w:rPr>
          <w:rFonts w:ascii="Segoe UI" w:eastAsiaTheme="minorEastAsia" w:hAnsi="Segoe UI" w:cs="Segoe UI"/>
          <w:b/>
          <w:bCs/>
        </w:rPr>
      </w:pPr>
      <w:r w:rsidRPr="004B220E">
        <w:rPr>
          <w:rFonts w:ascii="Segoe UI" w:eastAsiaTheme="minorEastAsia" w:hAnsi="Segoe UI" w:cs="Segoe UI"/>
          <w:b/>
          <w:bCs/>
        </w:rPr>
        <w:t>2. Node Values to Compare</w:t>
      </w:r>
    </w:p>
    <w:p w14:paraId="5D917959" w14:textId="77777777" w:rsidR="004B220E" w:rsidRPr="004B220E" w:rsidRDefault="004B220E" w:rsidP="004B220E">
      <w:pPr>
        <w:rPr>
          <w:rFonts w:ascii="Segoe UI" w:eastAsiaTheme="minorEastAsia" w:hAnsi="Segoe UI" w:cs="Segoe UI"/>
        </w:rPr>
      </w:pPr>
      <w:r w:rsidRPr="004B220E">
        <w:rPr>
          <w:rFonts w:ascii="Segoe UI" w:eastAsiaTheme="minorEastAsia" w:hAnsi="Segoe UI" w:cs="Segoe UI"/>
        </w:rPr>
        <w:t>Instead of comparing all node data, only a subset of values that uniquely identify the state should be used. These include:</w:t>
      </w:r>
    </w:p>
    <w:p w14:paraId="30E93AE7" w14:textId="77777777" w:rsidR="004B220E" w:rsidRPr="004B220E" w:rsidRDefault="004B220E" w:rsidP="004B220E">
      <w:pPr>
        <w:numPr>
          <w:ilvl w:val="0"/>
          <w:numId w:val="34"/>
        </w:numPr>
        <w:rPr>
          <w:rFonts w:ascii="Segoe UI" w:eastAsiaTheme="minorEastAsia" w:hAnsi="Segoe UI" w:cs="Segoe UI"/>
        </w:rPr>
      </w:pPr>
      <w:r w:rsidRPr="004B220E">
        <w:rPr>
          <w:rFonts w:ascii="Segoe UI" w:eastAsiaTheme="minorEastAsia" w:hAnsi="Segoe UI" w:cs="Segoe UI"/>
          <w:b/>
          <w:bCs/>
        </w:rPr>
        <w:t>Configuration (Position and Orientation)</w:t>
      </w:r>
      <w:r w:rsidRPr="004B220E">
        <w:rPr>
          <w:rFonts w:ascii="Segoe UI" w:eastAsiaTheme="minorEastAsia" w:hAnsi="Segoe UI" w:cs="Segoe UI"/>
        </w:rPr>
        <w:t>:</w:t>
      </w:r>
    </w:p>
    <w:p w14:paraId="7E857526" w14:textId="3F94FD6A" w:rsidR="004B220E" w:rsidRPr="004B220E" w:rsidRDefault="004B220E" w:rsidP="004B220E">
      <w:pPr>
        <w:numPr>
          <w:ilvl w:val="1"/>
          <w:numId w:val="34"/>
        </w:numPr>
        <w:rPr>
          <w:rFonts w:ascii="Segoe UI" w:eastAsiaTheme="minorEastAsia" w:hAnsi="Segoe UI" w:cs="Segoe UI"/>
        </w:rPr>
      </w:pPr>
      <w:r w:rsidRPr="004B220E">
        <w:rPr>
          <w:rFonts w:ascii="Segoe UI" w:eastAsiaTheme="minorEastAsia" w:hAnsi="Segoe UI" w:cs="Segoe UI"/>
        </w:rPr>
        <w:t>Use the position (p) and orientation (q) of the node as a unique identifier.</w:t>
      </w:r>
    </w:p>
    <w:p w14:paraId="60EC2CB6" w14:textId="562E2728" w:rsidR="004B220E" w:rsidRPr="004B220E" w:rsidRDefault="004B220E" w:rsidP="004B220E">
      <w:pPr>
        <w:numPr>
          <w:ilvl w:val="1"/>
          <w:numId w:val="34"/>
        </w:numPr>
        <w:rPr>
          <w:rFonts w:ascii="Segoe UI" w:eastAsiaTheme="minorEastAsia" w:hAnsi="Segoe UI" w:cs="Segoe UI"/>
        </w:rPr>
      </w:pPr>
      <w:r w:rsidRPr="004B220E">
        <w:rPr>
          <w:rFonts w:ascii="Segoe UI" w:eastAsiaTheme="minorEastAsia" w:hAnsi="Segoe UI" w:cs="Segoe UI"/>
        </w:rPr>
        <w:t xml:space="preserve">For example, in 2D or 3D motion planning: </w:t>
      </w:r>
    </w:p>
    <w:p w14:paraId="59C1CF00" w14:textId="35906898" w:rsidR="00A013A0" w:rsidRPr="004B220E" w:rsidRDefault="00A013A0" w:rsidP="00A013A0">
      <w:pPr>
        <w:ind w:left="1440"/>
        <w:rPr>
          <w:rFonts w:ascii="Segoe UI" w:eastAsiaTheme="minorEastAsia" w:hAnsi="Segoe UI" w:cs="Segoe UI"/>
        </w:rPr>
      </w:pPr>
      <w:r>
        <w:rPr>
          <w:rFonts w:ascii="Segoe UI" w:eastAsiaTheme="minorEastAsia" w:hAnsi="Segoe UI" w:cs="Segoe UI"/>
        </w:rPr>
        <w:t xml:space="preserve">      </w:t>
      </w:r>
      <m:oMath>
        <m:r>
          <w:rPr>
            <w:rFonts w:ascii="Cambria Math" w:eastAsiaTheme="minorEastAsia" w:hAnsi="Cambria Math" w:cs="Segoe UI"/>
          </w:rPr>
          <m:t>key=(round</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p</m:t>
                </m:r>
              </m:e>
              <m:sub>
                <m:r>
                  <w:rPr>
                    <w:rFonts w:ascii="Cambria Math" w:eastAsiaTheme="minorEastAsia" w:hAnsi="Cambria Math" w:cs="Segoe UI"/>
                  </w:rPr>
                  <m:t>x</m:t>
                </m:r>
              </m:sub>
            </m:sSub>
            <m:r>
              <w:rPr>
                <w:rFonts w:ascii="Cambria Math" w:eastAsiaTheme="minorEastAsia" w:hAnsi="Cambria Math" w:cs="Segoe UI"/>
              </w:rPr>
              <m:t>,k</m:t>
            </m:r>
          </m:e>
        </m:d>
        <m:r>
          <w:rPr>
            <w:rFonts w:ascii="Cambria Math" w:eastAsiaTheme="minorEastAsia" w:hAnsi="Cambria Math" w:cs="Segoe UI"/>
          </w:rPr>
          <m:t>,round</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p</m:t>
                </m:r>
              </m:e>
              <m:sub>
                <m:r>
                  <w:rPr>
                    <w:rFonts w:ascii="Cambria Math" w:eastAsiaTheme="minorEastAsia" w:hAnsi="Cambria Math" w:cs="Segoe UI"/>
                  </w:rPr>
                  <m:t>y</m:t>
                </m:r>
              </m:sub>
            </m:sSub>
            <m:r>
              <w:rPr>
                <w:rFonts w:ascii="Cambria Math" w:eastAsiaTheme="minorEastAsia" w:hAnsi="Cambria Math" w:cs="Segoe UI"/>
              </w:rPr>
              <m:t>,k</m:t>
            </m:r>
          </m:e>
        </m:d>
        <m:r>
          <w:rPr>
            <w:rFonts w:ascii="Cambria Math" w:eastAsiaTheme="minorEastAsia" w:hAnsi="Cambria Math" w:cs="Segoe UI"/>
          </w:rPr>
          <m:t>,round</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p</m:t>
                </m:r>
              </m:e>
              <m:sub>
                <m:r>
                  <w:rPr>
                    <w:rFonts w:ascii="Cambria Math" w:eastAsiaTheme="minorEastAsia" w:hAnsi="Cambria Math" w:cs="Segoe UI"/>
                  </w:rPr>
                  <m:t>z</m:t>
                </m:r>
              </m:sub>
            </m:sSub>
            <m:r>
              <w:rPr>
                <w:rFonts w:ascii="Cambria Math" w:eastAsiaTheme="minorEastAsia" w:hAnsi="Cambria Math" w:cs="Segoe UI"/>
              </w:rPr>
              <m:t>,k</m:t>
            </m:r>
          </m:e>
        </m:d>
        <m:r>
          <w:rPr>
            <w:rFonts w:ascii="Cambria Math" w:eastAsiaTheme="minorEastAsia" w:hAnsi="Cambria Math" w:cs="Segoe UI"/>
          </w:rPr>
          <m:t>q)</m:t>
        </m:r>
      </m:oMath>
    </w:p>
    <w:p w14:paraId="667F6018" w14:textId="77777777" w:rsidR="00807025" w:rsidRPr="00807025" w:rsidRDefault="00807025" w:rsidP="00807025">
      <w:pPr>
        <w:numPr>
          <w:ilvl w:val="0"/>
          <w:numId w:val="34"/>
        </w:numPr>
        <w:spacing w:before="100" w:beforeAutospacing="1" w:after="100" w:afterAutospacing="1" w:line="240" w:lineRule="auto"/>
        <w:rPr>
          <w:rFonts w:ascii="Times New Roman" w:eastAsia="Times New Roman" w:hAnsi="Times New Roman" w:cs="Times New Roman"/>
          <w:kern w:val="0"/>
          <w:lang w:bidi="ar-SA"/>
          <w14:ligatures w14:val="none"/>
        </w:rPr>
      </w:pPr>
      <w:r w:rsidRPr="00807025">
        <w:rPr>
          <w:rFonts w:ascii="Times New Roman" w:eastAsia="Times New Roman" w:hAnsi="Times New Roman" w:cs="Times New Roman"/>
          <w:b/>
          <w:bCs/>
          <w:kern w:val="0"/>
          <w:lang w:bidi="ar-SA"/>
          <w14:ligatures w14:val="none"/>
        </w:rPr>
        <w:t>Resolution Levels</w:t>
      </w:r>
      <w:r w:rsidRPr="00807025">
        <w:rPr>
          <w:rFonts w:ascii="Times New Roman" w:eastAsia="Times New Roman" w:hAnsi="Times New Roman" w:cs="Times New Roman"/>
          <w:kern w:val="0"/>
          <w:lang w:bidi="ar-SA"/>
          <w14:ligatures w14:val="none"/>
        </w:rPr>
        <w:t>:</w:t>
      </w:r>
    </w:p>
    <w:p w14:paraId="3F966CDC" w14:textId="387FCD36" w:rsidR="00807025" w:rsidRPr="00807025" w:rsidRDefault="00807025" w:rsidP="00807025">
      <w:pPr>
        <w:numPr>
          <w:ilvl w:val="1"/>
          <w:numId w:val="34"/>
        </w:numPr>
        <w:spacing w:before="100" w:beforeAutospacing="1" w:after="100" w:afterAutospacing="1" w:line="240" w:lineRule="auto"/>
        <w:rPr>
          <w:rFonts w:ascii="Times New Roman" w:eastAsia="Times New Roman" w:hAnsi="Times New Roman" w:cs="Times New Roman"/>
          <w:kern w:val="0"/>
          <w:lang w:bidi="ar-SA"/>
          <w14:ligatures w14:val="none"/>
        </w:rPr>
      </w:pPr>
      <w:r w:rsidRPr="00807025">
        <w:rPr>
          <w:rFonts w:ascii="Times New Roman" w:eastAsia="Times New Roman" w:hAnsi="Times New Roman" w:cs="Times New Roman"/>
          <w:kern w:val="0"/>
          <w:lang w:bidi="ar-SA"/>
          <w14:ligatures w14:val="none"/>
        </w:rPr>
        <w:t xml:space="preserve">Include insertion and rotation resolution levels </w:t>
      </w:r>
      <m:oMath>
        <m:sSub>
          <m:sSubPr>
            <m:ctrlPr>
              <w:rPr>
                <w:rFonts w:ascii="Cambria Math" w:eastAsia="Times New Roman" w:hAnsi="Cambria Math" w:cs="Times New Roman"/>
                <w:i/>
                <w:kern w:val="0"/>
                <w:lang w:bidi="ar-SA"/>
                <w14:ligatures w14:val="none"/>
              </w:rPr>
            </m:ctrlPr>
          </m:sSubPr>
          <m:e>
            <m:r>
              <w:rPr>
                <w:rFonts w:ascii="Cambria Math" w:eastAsia="Times New Roman" w:hAnsi="Cambria Math" w:cs="Times New Roman"/>
                <w:kern w:val="0"/>
                <w:lang w:bidi="ar-SA"/>
                <w14:ligatures w14:val="none"/>
              </w:rPr>
              <m:t>l</m:t>
            </m:r>
          </m:e>
          <m:sub>
            <m:r>
              <w:rPr>
                <w:rFonts w:ascii="Cambria Math" w:eastAsia="Times New Roman" w:hAnsi="Cambria Math" w:cs="Times New Roman"/>
                <w:kern w:val="0"/>
                <w:lang w:bidi="ar-SA"/>
                <w14:ligatures w14:val="none"/>
              </w:rPr>
              <m:t>l</m:t>
            </m:r>
          </m:sub>
        </m:sSub>
        <m:r>
          <w:rPr>
            <w:rFonts w:ascii="Cambria Math" w:eastAsia="Times New Roman" w:hAnsi="Cambria Math" w:cs="Times New Roman"/>
            <w:kern w:val="0"/>
            <w:lang w:bidi="ar-SA"/>
            <w14:ligatures w14:val="none"/>
          </w:rPr>
          <m:t>,</m:t>
        </m:r>
        <m:sSub>
          <m:sSubPr>
            <m:ctrlPr>
              <w:rPr>
                <w:rFonts w:ascii="Cambria Math" w:eastAsia="Times New Roman" w:hAnsi="Cambria Math" w:cs="Times New Roman"/>
                <w:i/>
                <w:kern w:val="0"/>
                <w:lang w:bidi="ar-SA"/>
                <w14:ligatures w14:val="none"/>
              </w:rPr>
            </m:ctrlPr>
          </m:sSubPr>
          <m:e>
            <m:r>
              <w:rPr>
                <w:rFonts w:ascii="Cambria Math" w:eastAsia="Times New Roman" w:hAnsi="Cambria Math" w:cs="Times New Roman"/>
                <w:kern w:val="0"/>
                <w:lang w:bidi="ar-SA"/>
                <w14:ligatures w14:val="none"/>
              </w:rPr>
              <m:t>l</m:t>
            </m:r>
          </m:e>
          <m:sub>
            <m:r>
              <w:rPr>
                <w:rFonts w:ascii="Cambria Math" w:eastAsia="Times New Roman" w:hAnsi="Cambria Math" w:cs="Times New Roman"/>
                <w:kern w:val="0"/>
                <w:lang w:bidi="ar-SA"/>
                <w14:ligatures w14:val="none"/>
              </w:rPr>
              <m:t>θ</m:t>
            </m:r>
          </m:sub>
        </m:sSub>
        <m:r>
          <w:rPr>
            <w:rFonts w:ascii="Cambria Math" w:eastAsia="Times New Roman" w:hAnsi="Cambria Math" w:cs="Times New Roman"/>
            <w:kern w:val="0"/>
            <w:lang w:bidi="ar-SA"/>
            <w14:ligatures w14:val="none"/>
          </w:rPr>
          <m:t>)</m:t>
        </m:r>
      </m:oMath>
      <w:r>
        <w:rPr>
          <w:rFonts w:ascii="Times New Roman" w:eastAsia="Times New Roman" w:hAnsi="Times New Roman" w:cs="Times New Roman"/>
          <w:kern w:val="0"/>
          <w:lang w:bidi="ar-SA"/>
          <w14:ligatures w14:val="none"/>
        </w:rPr>
        <w:t xml:space="preserve"> </w:t>
      </w:r>
      <w:r w:rsidRPr="00807025">
        <w:rPr>
          <w:rFonts w:ascii="Times New Roman" w:eastAsia="Times New Roman" w:hAnsi="Times New Roman" w:cs="Times New Roman"/>
          <w:kern w:val="0"/>
          <w:lang w:bidi="ar-SA"/>
          <w14:ligatures w14:val="none"/>
        </w:rPr>
        <w:t>in the key. These are critical for distinguishing between coarse and refined states.</w:t>
      </w:r>
    </w:p>
    <w:p w14:paraId="42494C03" w14:textId="77777777" w:rsidR="00CF2753" w:rsidRPr="00CF2753" w:rsidRDefault="00CF2753" w:rsidP="00CF2753">
      <w:pPr>
        <w:ind w:left="720"/>
        <w:rPr>
          <w:rFonts w:ascii="Segoe UI" w:eastAsiaTheme="minorEastAsia" w:hAnsi="Segoe UI" w:cs="Segoe UI"/>
          <w:b/>
          <w:bCs/>
        </w:rPr>
      </w:pPr>
      <w:r w:rsidRPr="00CF2753">
        <w:rPr>
          <w:rFonts w:ascii="Segoe UI" w:eastAsiaTheme="minorEastAsia" w:hAnsi="Segoe UI" w:cs="Segoe UI"/>
          <w:b/>
          <w:bCs/>
        </w:rPr>
        <w:t>3. Avoid Comparing All Node Data</w:t>
      </w:r>
    </w:p>
    <w:p w14:paraId="10F5EC61" w14:textId="77777777" w:rsidR="00CF2753" w:rsidRPr="00CF2753" w:rsidRDefault="00CF2753" w:rsidP="00CF2753">
      <w:pPr>
        <w:numPr>
          <w:ilvl w:val="0"/>
          <w:numId w:val="36"/>
        </w:numPr>
        <w:rPr>
          <w:rFonts w:ascii="Segoe UI" w:eastAsiaTheme="minorEastAsia" w:hAnsi="Segoe UI" w:cs="Segoe UI"/>
        </w:rPr>
      </w:pPr>
      <w:r w:rsidRPr="00CF2753">
        <w:rPr>
          <w:rFonts w:ascii="Segoe UI" w:eastAsiaTheme="minorEastAsia" w:hAnsi="Segoe UI" w:cs="Segoe UI"/>
        </w:rPr>
        <w:t>Comparing full node data (e.g., costs, parent references, motion primitives) is unnecessary and computationally expensive.</w:t>
      </w:r>
    </w:p>
    <w:p w14:paraId="4579FE2F" w14:textId="77777777" w:rsidR="00CF2753" w:rsidRPr="00CF2753" w:rsidRDefault="00CF2753" w:rsidP="00CF2753">
      <w:pPr>
        <w:numPr>
          <w:ilvl w:val="0"/>
          <w:numId w:val="36"/>
        </w:numPr>
        <w:rPr>
          <w:rFonts w:ascii="Segoe UI" w:eastAsiaTheme="minorEastAsia" w:hAnsi="Segoe UI" w:cs="Segoe UI"/>
        </w:rPr>
      </w:pPr>
      <w:r w:rsidRPr="00CF2753">
        <w:rPr>
          <w:rFonts w:ascii="Segoe UI" w:eastAsiaTheme="minorEastAsia" w:hAnsi="Segoe UI" w:cs="Segoe UI"/>
        </w:rPr>
        <w:t>Instead:</w:t>
      </w:r>
    </w:p>
    <w:p w14:paraId="74192CB5" w14:textId="77777777" w:rsidR="00CF2753" w:rsidRPr="00CF2753" w:rsidRDefault="00CF2753" w:rsidP="00CF2753">
      <w:pPr>
        <w:numPr>
          <w:ilvl w:val="1"/>
          <w:numId w:val="36"/>
        </w:numPr>
        <w:rPr>
          <w:rFonts w:ascii="Segoe UI" w:eastAsiaTheme="minorEastAsia" w:hAnsi="Segoe UI" w:cs="Segoe UI"/>
        </w:rPr>
      </w:pPr>
      <w:r w:rsidRPr="00CF2753">
        <w:rPr>
          <w:rFonts w:ascii="Segoe UI" w:eastAsiaTheme="minorEastAsia" w:hAnsi="Segoe UI" w:cs="Segoe UI"/>
        </w:rPr>
        <w:t xml:space="preserve">Use only the </w:t>
      </w:r>
      <w:r w:rsidRPr="00CF2753">
        <w:rPr>
          <w:rFonts w:ascii="Segoe UI" w:eastAsiaTheme="minorEastAsia" w:hAnsi="Segoe UI" w:cs="Segoe UI"/>
          <w:b/>
          <w:bCs/>
        </w:rPr>
        <w:t>state variables</w:t>
      </w:r>
      <w:r w:rsidRPr="00CF2753">
        <w:rPr>
          <w:rFonts w:ascii="Segoe UI" w:eastAsiaTheme="minorEastAsia" w:hAnsi="Segoe UI" w:cs="Segoe UI"/>
        </w:rPr>
        <w:t xml:space="preserve"> (position, orientation, resolution levels).</w:t>
      </w:r>
    </w:p>
    <w:p w14:paraId="04D52194" w14:textId="77777777" w:rsidR="00CF2753" w:rsidRPr="00CF2753" w:rsidRDefault="00CF2753" w:rsidP="00CF2753">
      <w:pPr>
        <w:numPr>
          <w:ilvl w:val="1"/>
          <w:numId w:val="36"/>
        </w:numPr>
        <w:rPr>
          <w:rFonts w:ascii="Segoe UI" w:eastAsiaTheme="minorEastAsia" w:hAnsi="Segoe UI" w:cs="Segoe UI"/>
        </w:rPr>
      </w:pPr>
      <w:r w:rsidRPr="00CF2753">
        <w:rPr>
          <w:rFonts w:ascii="Segoe UI" w:eastAsiaTheme="minorEastAsia" w:hAnsi="Segoe UI" w:cs="Segoe UI"/>
        </w:rPr>
        <w:t>Store additional node data (e.g., cost) as part of the hash table value for efficient updates when needed.</w:t>
      </w:r>
    </w:p>
    <w:p w14:paraId="3A573480" w14:textId="77777777" w:rsidR="004B220E" w:rsidRPr="004B220E" w:rsidRDefault="004B220E" w:rsidP="00CF2753">
      <w:pPr>
        <w:ind w:left="720"/>
        <w:rPr>
          <w:rFonts w:ascii="Segoe UI" w:eastAsiaTheme="minorEastAsia" w:hAnsi="Segoe UI" w:cs="Segoe UI"/>
        </w:rPr>
      </w:pPr>
    </w:p>
    <w:p w14:paraId="1E9B7936" w14:textId="77777777" w:rsidR="00246159" w:rsidRDefault="00246159" w:rsidP="00CF2753">
      <w:pPr>
        <w:ind w:left="720"/>
        <w:rPr>
          <w:rFonts w:ascii="Segoe UI" w:eastAsiaTheme="minorEastAsia" w:hAnsi="Segoe UI" w:cs="Segoe UI"/>
        </w:rPr>
      </w:pPr>
    </w:p>
    <w:p w14:paraId="21467D74" w14:textId="77777777" w:rsidR="00246159" w:rsidRDefault="00246159" w:rsidP="00CF2753">
      <w:pPr>
        <w:ind w:left="720"/>
        <w:rPr>
          <w:rFonts w:ascii="Segoe UI" w:eastAsiaTheme="minorEastAsia" w:hAnsi="Segoe UI" w:cs="Segoe UI"/>
        </w:rPr>
      </w:pPr>
    </w:p>
    <w:p w14:paraId="5A35E08B" w14:textId="77777777" w:rsidR="00246159" w:rsidRDefault="00246159" w:rsidP="00CF2753">
      <w:pPr>
        <w:ind w:left="720"/>
        <w:rPr>
          <w:rFonts w:ascii="Segoe UI" w:eastAsiaTheme="minorEastAsia" w:hAnsi="Segoe UI" w:cs="Segoe UI"/>
        </w:rPr>
      </w:pPr>
    </w:p>
    <w:p w14:paraId="32271BC9" w14:textId="77777777" w:rsidR="00246159" w:rsidRDefault="00246159" w:rsidP="00CF2753">
      <w:pPr>
        <w:ind w:left="720"/>
        <w:rPr>
          <w:rFonts w:ascii="Segoe UI" w:eastAsiaTheme="minorEastAsia" w:hAnsi="Segoe UI" w:cs="Segoe UI"/>
        </w:rPr>
      </w:pPr>
    </w:p>
    <w:p w14:paraId="3BE75B01" w14:textId="77777777" w:rsidR="00246159" w:rsidRDefault="00246159" w:rsidP="00CF2753">
      <w:pPr>
        <w:ind w:left="720"/>
        <w:rPr>
          <w:rFonts w:ascii="Segoe UI" w:eastAsiaTheme="minorEastAsia" w:hAnsi="Segoe UI" w:cs="Segoe UI"/>
        </w:rPr>
      </w:pPr>
    </w:p>
    <w:p w14:paraId="1804F6AE" w14:textId="77777777" w:rsidR="00246159" w:rsidRDefault="00246159" w:rsidP="00CF2753">
      <w:pPr>
        <w:ind w:left="720"/>
        <w:rPr>
          <w:rFonts w:ascii="Segoe UI" w:eastAsiaTheme="minorEastAsia" w:hAnsi="Segoe UI" w:cs="Segoe UI"/>
        </w:rPr>
      </w:pPr>
    </w:p>
    <w:p w14:paraId="488BEC77" w14:textId="77777777" w:rsidR="00246159" w:rsidRDefault="00246159" w:rsidP="00CF2753">
      <w:pPr>
        <w:ind w:left="720"/>
        <w:rPr>
          <w:rFonts w:ascii="Segoe UI" w:eastAsiaTheme="minorEastAsia" w:hAnsi="Segoe UI" w:cs="Segoe UI"/>
        </w:rPr>
      </w:pPr>
    </w:p>
    <w:p w14:paraId="5872D84A" w14:textId="77777777" w:rsidR="00246159" w:rsidRDefault="00246159" w:rsidP="00CF2753">
      <w:pPr>
        <w:ind w:left="720"/>
        <w:rPr>
          <w:rFonts w:ascii="Segoe UI" w:eastAsiaTheme="minorEastAsia" w:hAnsi="Segoe UI" w:cs="Segoe UI"/>
        </w:rPr>
      </w:pPr>
    </w:p>
    <w:p w14:paraId="66FB51E6" w14:textId="77777777" w:rsidR="00246159" w:rsidRDefault="00246159" w:rsidP="00CF2753">
      <w:pPr>
        <w:ind w:left="720"/>
        <w:rPr>
          <w:rFonts w:ascii="Segoe UI" w:eastAsiaTheme="minorEastAsia" w:hAnsi="Segoe UI" w:cs="Segoe UI"/>
        </w:rPr>
      </w:pPr>
    </w:p>
    <w:p w14:paraId="59DEB2EB" w14:textId="77777777" w:rsidR="00246159" w:rsidRDefault="00246159" w:rsidP="00CF2753">
      <w:pPr>
        <w:ind w:left="720"/>
        <w:rPr>
          <w:rFonts w:ascii="Segoe UI" w:eastAsiaTheme="minorEastAsia" w:hAnsi="Segoe UI" w:cs="Segoe UI"/>
        </w:rPr>
      </w:pPr>
    </w:p>
    <w:p w14:paraId="669F696A" w14:textId="77777777" w:rsidR="00246159" w:rsidRDefault="00246159" w:rsidP="00CF2753">
      <w:pPr>
        <w:ind w:left="720"/>
        <w:rPr>
          <w:rFonts w:ascii="Segoe UI" w:eastAsiaTheme="minorEastAsia" w:hAnsi="Segoe UI" w:cs="Segoe UI"/>
        </w:rPr>
      </w:pPr>
    </w:p>
    <w:p w14:paraId="56C71AF9" w14:textId="77777777" w:rsidR="00246159" w:rsidRDefault="00246159" w:rsidP="00CF2753">
      <w:pPr>
        <w:ind w:left="720"/>
        <w:rPr>
          <w:rFonts w:ascii="Segoe UI" w:eastAsiaTheme="minorEastAsia" w:hAnsi="Segoe UI" w:cs="Segoe UI"/>
        </w:rPr>
      </w:pPr>
    </w:p>
    <w:p w14:paraId="7582FC3C" w14:textId="77777777" w:rsidR="00246159" w:rsidRDefault="00246159" w:rsidP="00CF2753">
      <w:pPr>
        <w:ind w:left="720"/>
        <w:rPr>
          <w:rFonts w:ascii="Segoe UI" w:eastAsiaTheme="minorEastAsia" w:hAnsi="Segoe UI" w:cs="Segoe UI"/>
        </w:rPr>
      </w:pPr>
    </w:p>
    <w:p w14:paraId="2F82326A" w14:textId="77777777" w:rsidR="00246159" w:rsidRDefault="00246159" w:rsidP="00CF2753">
      <w:pPr>
        <w:ind w:left="720"/>
        <w:rPr>
          <w:rFonts w:ascii="Segoe UI" w:eastAsiaTheme="minorEastAsia" w:hAnsi="Segoe UI" w:cs="Segoe UI"/>
        </w:rPr>
      </w:pPr>
    </w:p>
    <w:p w14:paraId="77D3B3CA" w14:textId="77777777" w:rsidR="00246159" w:rsidRDefault="00246159" w:rsidP="00CF2753">
      <w:pPr>
        <w:ind w:left="720"/>
        <w:rPr>
          <w:rFonts w:ascii="Segoe UI" w:eastAsiaTheme="minorEastAsia" w:hAnsi="Segoe UI" w:cs="Segoe UI"/>
        </w:rPr>
      </w:pPr>
    </w:p>
    <w:p w14:paraId="6CBDD2FD" w14:textId="77777777" w:rsidR="00246159" w:rsidRDefault="00246159" w:rsidP="00CF2753">
      <w:pPr>
        <w:ind w:left="720"/>
        <w:rPr>
          <w:rFonts w:ascii="Segoe UI" w:eastAsiaTheme="minorEastAsia" w:hAnsi="Segoe UI" w:cs="Segoe UI"/>
        </w:rPr>
      </w:pPr>
    </w:p>
    <w:p w14:paraId="343B1429" w14:textId="483D8B59" w:rsidR="00246159" w:rsidRDefault="00803D33" w:rsidP="00803D33">
      <w:pPr>
        <w:spacing w:line="278" w:lineRule="auto"/>
        <w:rPr>
          <w:rFonts w:ascii="Segoe UI" w:eastAsiaTheme="minorEastAsia" w:hAnsi="Segoe UI" w:cs="Segoe UI"/>
        </w:rPr>
      </w:pPr>
      <w:r>
        <w:rPr>
          <w:rFonts w:ascii="Segoe UI" w:eastAsiaTheme="minorEastAsia" w:hAnsi="Segoe UI" w:cs="Segoe UI"/>
        </w:rPr>
        <w:br w:type="page"/>
      </w:r>
    </w:p>
    <w:p w14:paraId="26D453D4" w14:textId="3B582315" w:rsidR="00CB5713" w:rsidRDefault="00246159" w:rsidP="00F20E15">
      <w:pPr>
        <w:ind w:left="720"/>
        <w:rPr>
          <w:rFonts w:ascii="Segoe UI" w:eastAsiaTheme="minorEastAsia" w:hAnsi="Segoe UI" w:cs="Segoe UI"/>
          <w:sz w:val="36"/>
          <w:szCs w:val="36"/>
          <w:rtl/>
        </w:rPr>
      </w:pPr>
      <w:r w:rsidRPr="00246159">
        <w:rPr>
          <w:rFonts w:ascii="Segoe UI" w:eastAsiaTheme="minorEastAsia" w:hAnsi="Segoe UI" w:cs="Segoe UI"/>
          <w:sz w:val="36"/>
          <w:szCs w:val="36"/>
        </w:rPr>
        <w:t>9</w:t>
      </w:r>
      <w:r>
        <w:rPr>
          <w:rFonts w:ascii="Segoe UI" w:eastAsiaTheme="minorEastAsia" w:hAnsi="Segoe UI" w:cs="Segoe UI"/>
          <w:sz w:val="36"/>
          <w:szCs w:val="36"/>
        </w:rPr>
        <w:t>)</w:t>
      </w:r>
      <w:r w:rsidRPr="00246159">
        <w:rPr>
          <w:rFonts w:ascii="Segoe UI" w:eastAsiaTheme="minorEastAsia" w:hAnsi="Segoe UI" w:cs="Segoe UI"/>
          <w:sz w:val="36"/>
          <w:szCs w:val="36"/>
        </w:rPr>
        <w:t xml:space="preserve"> Unlike the vanilla RCS, where all “fine set” actions are applied simultaneously, the paper uses a different approach. Give an example of expanding a v.parent node with a refined set (in the context of the paper). In your answer, refer to the insertion level and the angle level.</w:t>
      </w:r>
    </w:p>
    <w:p w14:paraId="164051DD" w14:textId="5B36DF62" w:rsidR="00F20E15" w:rsidRPr="00F20E15" w:rsidRDefault="00F20E15" w:rsidP="00F20E15">
      <w:pPr>
        <w:ind w:left="720"/>
        <w:rPr>
          <w:rFonts w:ascii="Segoe UI" w:eastAsiaTheme="minorEastAsia" w:hAnsi="Segoe UI" w:cs="Segoe UI"/>
          <w:sz w:val="36"/>
          <w:szCs w:val="36"/>
          <w:rtl/>
        </w:rPr>
      </w:pPr>
    </w:p>
    <w:p w14:paraId="0C8E5854" w14:textId="684BDB83" w:rsidR="00DA550A" w:rsidRPr="00DA550A" w:rsidRDefault="00DA550A" w:rsidP="00DA550A">
      <w:pPr>
        <w:ind w:left="720"/>
        <w:rPr>
          <w:rFonts w:ascii="Segoe UI" w:eastAsiaTheme="minorEastAsia" w:hAnsi="Segoe UI" w:cs="Segoe UI" w:hint="cs"/>
          <w:rtl/>
        </w:rPr>
      </w:pPr>
      <w:r w:rsidRPr="00DA550A">
        <w:rPr>
          <w:rFonts w:ascii="Segoe UI" w:eastAsiaTheme="minorEastAsia" w:hAnsi="Segoe UI" w:cs="Segoe UI"/>
        </w:rPr>
        <w:t xml:space="preserve">In the paper, the </w:t>
      </w:r>
      <w:r w:rsidRPr="00DA550A">
        <w:rPr>
          <w:rFonts w:ascii="Segoe UI" w:eastAsiaTheme="minorEastAsia" w:hAnsi="Segoe UI" w:cs="Segoe UI"/>
          <w:b/>
          <w:bCs/>
        </w:rPr>
        <w:t>refined expansion approach</w:t>
      </w:r>
      <w:r w:rsidRPr="00DA550A">
        <w:rPr>
          <w:rFonts w:ascii="Segoe UI" w:eastAsiaTheme="minorEastAsia" w:hAnsi="Segoe UI" w:cs="Segoe UI"/>
        </w:rPr>
        <w:t xml:space="preserve"> is applied incrementally instead of simultaneously applying all "fine set" actions. This means that when a node v is expanded, its parent v.parent is revisited and refined with additional motion primitives of higher resolution. This strategy balances efficiency and precision by progressively increasing the resolution.</w:t>
      </w:r>
    </w:p>
    <w:p w14:paraId="75584902" w14:textId="77777777" w:rsidR="00541F31" w:rsidRPr="00541F31" w:rsidRDefault="00541F31" w:rsidP="00541F31">
      <w:pPr>
        <w:ind w:left="720"/>
        <w:rPr>
          <w:rFonts w:ascii="Segoe UI" w:eastAsiaTheme="minorEastAsia" w:hAnsi="Segoe UI" w:cs="Segoe UI"/>
        </w:rPr>
      </w:pPr>
      <w:r w:rsidRPr="00541F31">
        <w:rPr>
          <w:rFonts w:ascii="Segoe UI" w:eastAsiaTheme="minorEastAsia" w:hAnsi="Segoe UI" w:cs="Segoe UI"/>
          <w:b/>
          <w:bCs/>
        </w:rPr>
        <w:t>Initial Coarse Expansion</w:t>
      </w:r>
      <w:r w:rsidRPr="00541F31">
        <w:rPr>
          <w:rFonts w:ascii="Segoe UI" w:eastAsiaTheme="minorEastAsia" w:hAnsi="Segoe UI" w:cs="Segoe UI"/>
        </w:rPr>
        <w:t>:</w:t>
      </w:r>
    </w:p>
    <w:p w14:paraId="016BA081" w14:textId="77777777" w:rsidR="00541F31" w:rsidRDefault="00541F31" w:rsidP="00541F31">
      <w:pPr>
        <w:numPr>
          <w:ilvl w:val="0"/>
          <w:numId w:val="38"/>
        </w:numPr>
        <w:rPr>
          <w:rFonts w:ascii="Segoe UI" w:eastAsiaTheme="minorEastAsia" w:hAnsi="Segoe UI" w:cs="Segoe UI"/>
        </w:rPr>
      </w:pPr>
      <w:r w:rsidRPr="00541F31">
        <w:rPr>
          <w:rFonts w:ascii="Segoe UI" w:eastAsiaTheme="minorEastAsia" w:hAnsi="Segoe UI" w:cs="Segoe UI"/>
        </w:rPr>
        <w:t xml:space="preserve">Suppose the parent node v.parent was expanded with a </w:t>
      </w:r>
      <w:r w:rsidRPr="00541F31">
        <w:rPr>
          <w:rFonts w:ascii="Segoe UI" w:eastAsiaTheme="minorEastAsia" w:hAnsi="Segoe UI" w:cs="Segoe UI"/>
          <w:b/>
          <w:bCs/>
        </w:rPr>
        <w:t>coarse motion primitive</w:t>
      </w:r>
      <w:r w:rsidRPr="00541F31">
        <w:rPr>
          <w:rFonts w:ascii="Segoe UI" w:eastAsiaTheme="minorEastAsia" w:hAnsi="Segoe UI" w:cs="Segoe UI"/>
        </w:rPr>
        <w:t xml:space="preserve">: </w:t>
      </w:r>
    </w:p>
    <w:p w14:paraId="56F5C770" w14:textId="7F7A30D1" w:rsidR="00541F31" w:rsidRPr="00541F31" w:rsidRDefault="008E7088" w:rsidP="00541F31">
      <w:pPr>
        <w:ind w:left="720"/>
        <w:rPr>
          <w:rFonts w:ascii="Segoe UI" w:eastAsiaTheme="minorEastAsia" w:hAnsi="Segoe UI" w:cs="Segoe UI"/>
        </w:rPr>
      </w:pPr>
      <w:r>
        <w:rPr>
          <w:rFonts w:ascii="Segoe UI" w:eastAsiaTheme="minorEastAsia" w:hAnsi="Segoe UI" w:cs="Segoe UI"/>
        </w:rPr>
        <w:t xml:space="preserve">            </w:t>
      </w:r>
      <m:oMath>
        <m:r>
          <w:rPr>
            <w:rFonts w:ascii="Cambria Math" w:eastAsiaTheme="minorEastAsia" w:hAnsi="Cambria Math" w:cs="Segoe UI"/>
          </w:rPr>
          <m:t>Mcoarse=(κ,δ</m:t>
        </m:r>
        <m:r>
          <m:rPr>
            <m:scr m:val="script"/>
          </m:rPr>
          <w:rPr>
            <w:rFonts w:ascii="Cambria Math" w:eastAsiaTheme="minorEastAsia" w:hAnsi="Cambria Math" w:cs="Segoe UI"/>
          </w:rPr>
          <m:t>l</m:t>
        </m:r>
        <m:r>
          <w:rPr>
            <w:rFonts w:ascii="Cambria Math" w:eastAsiaTheme="minorEastAsia" w:hAnsi="Cambria Math" w:cs="Segoe UI"/>
          </w:rPr>
          <m:t>coarse,δθcoarse)</m:t>
        </m:r>
      </m:oMath>
    </w:p>
    <w:p w14:paraId="2DF0FB51" w14:textId="5A5AA72E" w:rsidR="00541F31" w:rsidRPr="00541F31" w:rsidRDefault="00045464" w:rsidP="00541F31">
      <w:pPr>
        <w:numPr>
          <w:ilvl w:val="1"/>
          <w:numId w:val="38"/>
        </w:numPr>
        <w:rPr>
          <w:rFonts w:ascii="Segoe UI" w:eastAsiaTheme="minorEastAsia" w:hAnsi="Segoe UI" w:cs="Segoe UI"/>
        </w:rPr>
      </w:pPr>
      <m:oMath>
        <m:r>
          <w:rPr>
            <w:rFonts w:ascii="Cambria Math" w:eastAsiaTheme="minorEastAsia" w:hAnsi="Cambria Math" w:cs="Segoe UI"/>
          </w:rPr>
          <m:t>κ</m:t>
        </m:r>
      </m:oMath>
      <w:r w:rsidR="00541F31" w:rsidRPr="00541F31">
        <w:rPr>
          <w:rFonts w:ascii="Segoe UI" w:eastAsiaTheme="minorEastAsia" w:hAnsi="Segoe UI" w:cs="Segoe UI"/>
        </w:rPr>
        <w:t>: Curvature.</w:t>
      </w:r>
    </w:p>
    <w:p w14:paraId="10E60DEC" w14:textId="336B9171" w:rsidR="00541F31" w:rsidRPr="00541F31" w:rsidRDefault="00045464" w:rsidP="00541F31">
      <w:pPr>
        <w:numPr>
          <w:ilvl w:val="1"/>
          <w:numId w:val="38"/>
        </w:numPr>
        <w:rPr>
          <w:rFonts w:ascii="Segoe UI" w:eastAsiaTheme="minorEastAsia" w:hAnsi="Segoe UI" w:cs="Segoe UI"/>
        </w:rPr>
      </w:pPr>
      <m:oMath>
        <m:r>
          <w:rPr>
            <w:rFonts w:ascii="Cambria Math" w:eastAsiaTheme="minorEastAsia" w:hAnsi="Cambria Math" w:cs="Segoe UI"/>
          </w:rPr>
          <m:t>δ</m:t>
        </m:r>
        <m:r>
          <m:rPr>
            <m:scr m:val="script"/>
          </m:rPr>
          <w:rPr>
            <w:rFonts w:ascii="Cambria Math" w:eastAsiaTheme="minorEastAsia" w:hAnsi="Cambria Math" w:cs="Segoe UI"/>
          </w:rPr>
          <m:t>l</m:t>
        </m:r>
        <m:r>
          <w:rPr>
            <w:rFonts w:ascii="Cambria Math" w:eastAsiaTheme="minorEastAsia" w:hAnsi="Cambria Math" w:cs="Segoe UI"/>
          </w:rPr>
          <m:t>coarse</m:t>
        </m:r>
      </m:oMath>
      <w:r w:rsidR="008E7088" w:rsidRPr="00541F31">
        <w:rPr>
          <w:rFonts w:ascii="Segoe UI" w:eastAsiaTheme="minorEastAsia" w:hAnsi="Segoe UI" w:cs="Segoe UI"/>
        </w:rPr>
        <w:t xml:space="preserve"> </w:t>
      </w:r>
      <w:r w:rsidR="00541F31" w:rsidRPr="00541F31">
        <w:rPr>
          <w:rFonts w:ascii="Segoe UI" w:eastAsiaTheme="minorEastAsia" w:hAnsi="Segoe UI" w:cs="Segoe UI"/>
        </w:rPr>
        <w:t xml:space="preserve">​: Large insertion length (e.g., </w:t>
      </w:r>
      <m:oMath>
        <m:r>
          <m:rPr>
            <m:scr m:val="script"/>
          </m:rPr>
          <w:rPr>
            <w:rFonts w:ascii="Cambria Math" w:eastAsiaTheme="minorEastAsia" w:hAnsi="Cambria Math" w:cs="Segoe UI"/>
          </w:rPr>
          <m:t>l</m:t>
        </m:r>
        <m:r>
          <w:rPr>
            <w:rFonts w:ascii="Cambria Math" w:eastAsiaTheme="minorEastAsia" w:hAnsi="Cambria Math" w:cs="Segoe UI"/>
          </w:rPr>
          <m:t>coarse​=10</m:t>
        </m:r>
      </m:oMath>
      <w:r w:rsidR="00541F31" w:rsidRPr="00541F31">
        <w:rPr>
          <w:rFonts w:ascii="Segoe UI" w:eastAsiaTheme="minorEastAsia" w:hAnsi="Segoe UI" w:cs="Segoe UI"/>
        </w:rPr>
        <w:t>).</w:t>
      </w:r>
    </w:p>
    <w:p w14:paraId="64B0D2C0" w14:textId="705183D3" w:rsidR="00541F31" w:rsidRPr="00541F31" w:rsidRDefault="00045464" w:rsidP="00541F31">
      <w:pPr>
        <w:numPr>
          <w:ilvl w:val="1"/>
          <w:numId w:val="38"/>
        </w:numPr>
        <w:rPr>
          <w:rFonts w:ascii="Segoe UI" w:eastAsiaTheme="minorEastAsia" w:hAnsi="Segoe UI" w:cs="Segoe UI"/>
        </w:rPr>
      </w:pPr>
      <m:oMath>
        <m:r>
          <w:rPr>
            <w:rFonts w:ascii="Cambria Math" w:eastAsiaTheme="minorEastAsia" w:hAnsi="Cambria Math" w:cs="Segoe UI"/>
          </w:rPr>
          <m:t>δθcoarse</m:t>
        </m:r>
      </m:oMath>
      <w:r w:rsidR="00C65FFF" w:rsidRPr="00541F31">
        <w:rPr>
          <w:rFonts w:ascii="Segoe UI" w:eastAsiaTheme="minorEastAsia" w:hAnsi="Segoe UI" w:cs="Segoe UI"/>
        </w:rPr>
        <w:t xml:space="preserve"> </w:t>
      </w:r>
      <w:r w:rsidR="00541F31" w:rsidRPr="00541F31">
        <w:rPr>
          <w:rFonts w:ascii="Segoe UI" w:eastAsiaTheme="minorEastAsia" w:hAnsi="Segoe UI" w:cs="Segoe UI"/>
        </w:rPr>
        <w:t xml:space="preserve">​: Coarse rotation angle (e.g., </w:t>
      </w:r>
      <m:oMath>
        <m:r>
          <w:rPr>
            <w:rFonts w:ascii="Cambria Math" w:eastAsiaTheme="minorEastAsia" w:hAnsi="Cambria Math" w:cs="Segoe UI"/>
          </w:rPr>
          <m:t>δθcoarse​=</m:t>
        </m:r>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2</m:t>
            </m:r>
          </m:den>
        </m:f>
      </m:oMath>
      <w:r w:rsidR="00541F31" w:rsidRPr="00541F31">
        <w:rPr>
          <w:rFonts w:ascii="Segoe UI" w:eastAsiaTheme="minorEastAsia" w:hAnsi="Segoe UI" w:cs="Segoe UI"/>
        </w:rPr>
        <w:t>​).</w:t>
      </w:r>
    </w:p>
    <w:p w14:paraId="60589194" w14:textId="77777777" w:rsidR="00ED7098" w:rsidRPr="00ED7098" w:rsidRDefault="00ED7098" w:rsidP="00ED7098">
      <w:pPr>
        <w:ind w:left="720"/>
        <w:rPr>
          <w:rFonts w:ascii="Segoe UI" w:eastAsiaTheme="minorEastAsia" w:hAnsi="Segoe UI" w:cs="Segoe UI"/>
        </w:rPr>
      </w:pPr>
      <w:r w:rsidRPr="00ED7098">
        <w:rPr>
          <w:rFonts w:ascii="Segoe UI" w:eastAsiaTheme="minorEastAsia" w:hAnsi="Segoe UI" w:cs="Segoe UI"/>
          <w:b/>
          <w:bCs/>
        </w:rPr>
        <w:t>Refinement: Higher Resolution</w:t>
      </w:r>
      <w:r w:rsidRPr="00ED7098">
        <w:rPr>
          <w:rFonts w:ascii="Segoe UI" w:eastAsiaTheme="minorEastAsia" w:hAnsi="Segoe UI" w:cs="Segoe UI"/>
        </w:rPr>
        <w:t>:</w:t>
      </w:r>
    </w:p>
    <w:p w14:paraId="40D5D340" w14:textId="736AD019" w:rsidR="00ED7098" w:rsidRDefault="00ED7098" w:rsidP="00ED7098">
      <w:pPr>
        <w:numPr>
          <w:ilvl w:val="0"/>
          <w:numId w:val="40"/>
        </w:numPr>
        <w:rPr>
          <w:rFonts w:ascii="Segoe UI" w:eastAsiaTheme="minorEastAsia" w:hAnsi="Segoe UI" w:cs="Segoe UI"/>
        </w:rPr>
      </w:pPr>
      <w:r w:rsidRPr="00ED7098">
        <w:rPr>
          <w:rFonts w:ascii="Segoe UI" w:eastAsiaTheme="minorEastAsia" w:hAnsi="Segoe UI" w:cs="Segoe UI"/>
        </w:rPr>
        <w:t xml:space="preserve">During refinement, </w:t>
      </w:r>
      <w:r w:rsidRPr="00ED7098">
        <w:rPr>
          <w:rFonts w:ascii="Segoe UI" w:eastAsiaTheme="minorEastAsia" w:hAnsi="Segoe UI" w:cs="Segoe UI"/>
          <w:b/>
          <w:bCs/>
        </w:rPr>
        <w:t>finer motion primitives</w:t>
      </w:r>
      <w:r w:rsidRPr="00ED7098">
        <w:rPr>
          <w:rFonts w:ascii="Segoe UI" w:eastAsiaTheme="minorEastAsia" w:hAnsi="Segoe UI" w:cs="Segoe UI"/>
        </w:rPr>
        <w:t xml:space="preserve"> are generated by halving the resolution levels for both insertion and rotation</w:t>
      </w:r>
      <w:r w:rsidR="00BB1753">
        <w:rPr>
          <w:rFonts w:ascii="Segoe UI" w:eastAsiaTheme="minorEastAsia" w:hAnsi="Segoe UI" w:cs="Segoe UI"/>
        </w:rPr>
        <w:t>.</w:t>
      </w:r>
    </w:p>
    <w:p w14:paraId="161CDEE5" w14:textId="77777777" w:rsidR="00BB1753" w:rsidRDefault="00BB1753" w:rsidP="00BB1753">
      <w:pPr>
        <w:rPr>
          <w:rFonts w:ascii="Segoe UI" w:eastAsiaTheme="minorEastAsia" w:hAnsi="Segoe UI" w:cs="Segoe UI"/>
        </w:rPr>
      </w:pPr>
    </w:p>
    <w:p w14:paraId="44A550D2" w14:textId="77777777" w:rsidR="00BB1753" w:rsidRDefault="00BB1753" w:rsidP="00BB1753">
      <w:pPr>
        <w:rPr>
          <w:rFonts w:ascii="Segoe UI" w:eastAsiaTheme="minorEastAsia" w:hAnsi="Segoe UI" w:cs="Segoe UI"/>
        </w:rPr>
      </w:pPr>
    </w:p>
    <w:p w14:paraId="2D703D7A" w14:textId="77777777" w:rsidR="00BB1753" w:rsidRDefault="00BB1753" w:rsidP="00BB1753">
      <w:pPr>
        <w:rPr>
          <w:rFonts w:ascii="Segoe UI" w:eastAsiaTheme="minorEastAsia" w:hAnsi="Segoe UI" w:cs="Segoe UI"/>
        </w:rPr>
      </w:pPr>
    </w:p>
    <w:p w14:paraId="0AFF735E" w14:textId="77777777" w:rsidR="00BB1753" w:rsidRPr="00BB1753" w:rsidRDefault="00BB1753" w:rsidP="008A4422">
      <w:pPr>
        <w:tabs>
          <w:tab w:val="num" w:pos="720"/>
        </w:tabs>
        <w:ind w:left="720"/>
        <w:rPr>
          <w:rFonts w:ascii="Segoe UI" w:eastAsiaTheme="minorEastAsia" w:hAnsi="Segoe UI" w:cs="Segoe UI"/>
        </w:rPr>
      </w:pPr>
    </w:p>
    <w:p w14:paraId="26649E72" w14:textId="5A9E6E6F" w:rsidR="00041960" w:rsidRPr="00041960" w:rsidRDefault="003D02E4" w:rsidP="008A4422">
      <w:pPr>
        <w:tabs>
          <w:tab w:val="num" w:pos="720"/>
        </w:tabs>
        <w:ind w:left="720"/>
        <w:rPr>
          <w:rFonts w:ascii="Segoe UI" w:eastAsiaTheme="minorEastAsia" w:hAnsi="Segoe UI" w:cs="Segoe UI"/>
          <w:lang w:val="en-CA" w:bidi="ar-JO"/>
        </w:rPr>
      </w:pPr>
      <w:r w:rsidRPr="003D02E4">
        <w:rPr>
          <w:rFonts w:ascii="Segoe UI" w:eastAsiaTheme="minorEastAsia" w:hAnsi="Segoe UI" w:cs="Segoe UI"/>
        </w:rPr>
        <w:t>The algorithm selectively applies these finer primitives to v.paren</w:t>
      </w:r>
      <w:r w:rsidR="00041960">
        <w:rPr>
          <w:rFonts w:ascii="Segoe UI" w:eastAsiaTheme="minorEastAsia" w:hAnsi="Segoe UI" w:cs="Segoe UI" w:hint="cs"/>
          <w:rtl/>
        </w:rPr>
        <w:t xml:space="preserve"> :</w:t>
      </w:r>
    </w:p>
    <w:p w14:paraId="3B8FAFDB" w14:textId="7917ECB0" w:rsidR="003D02E4" w:rsidRPr="003D02E4" w:rsidRDefault="003D02E4" w:rsidP="00F12599">
      <w:pPr>
        <w:pStyle w:val="ListParagraph"/>
        <w:numPr>
          <w:ilvl w:val="0"/>
          <w:numId w:val="28"/>
        </w:numPr>
        <w:tabs>
          <w:tab w:val="num" w:pos="720"/>
        </w:tabs>
        <w:rPr>
          <w:rFonts w:ascii="Segoe UI" w:eastAsiaTheme="minorEastAsia" w:hAnsi="Segoe UI" w:cs="Segoe UI"/>
        </w:rPr>
      </w:pPr>
      <w:r w:rsidRPr="00F12599">
        <w:rPr>
          <w:rFonts w:ascii="Segoe UI" w:eastAsiaTheme="minorEastAsia" w:hAnsi="Segoe UI" w:cs="Segoe UI"/>
        </w:rPr>
        <w:t xml:space="preserve">Adds nodes for motions with </w:t>
      </w:r>
      <m:oMath>
        <m:r>
          <w:rPr>
            <w:rFonts w:ascii="Cambria Math" w:eastAsiaTheme="minorEastAsia" w:hAnsi="Cambria Math" w:cs="Segoe UI"/>
          </w:rPr>
          <m:t>δ</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refined</m:t>
            </m:r>
          </m:sub>
        </m:sSub>
      </m:oMath>
      <w:r w:rsidR="007660EE">
        <w:rPr>
          <w:rFonts w:ascii="Segoe UI" w:eastAsiaTheme="minorEastAsia" w:hAnsi="Segoe UI" w:cs="Segoe UI"/>
        </w:rPr>
        <w:t xml:space="preserve"> and </w:t>
      </w:r>
      <m:oMath>
        <m:r>
          <w:rPr>
            <w:rFonts w:ascii="Cambria Math" w:eastAsiaTheme="minorEastAsia" w:hAnsi="Cambria Math" w:cs="Segoe UI"/>
          </w:rPr>
          <m:t>δ</m:t>
        </m:r>
        <m:sSub>
          <m:sSubPr>
            <m:ctrlPr>
              <w:rPr>
                <w:rFonts w:ascii="Cambria Math" w:eastAsiaTheme="minorEastAsia" w:hAnsi="Cambria Math" w:cs="Segoe UI"/>
                <w:i/>
              </w:rPr>
            </m:ctrlPr>
          </m:sSubPr>
          <m:e>
            <m:r>
              <w:rPr>
                <w:rFonts w:ascii="Cambria Math" w:eastAsiaTheme="minorEastAsia" w:hAnsi="Cambria Math" w:cs="Segoe UI"/>
              </w:rPr>
              <m:t>θ</m:t>
            </m:r>
          </m:e>
          <m:sub>
            <m:r>
              <w:rPr>
                <w:rFonts w:ascii="Cambria Math" w:eastAsiaTheme="minorEastAsia" w:hAnsi="Cambria Math" w:cs="Segoe UI"/>
              </w:rPr>
              <m:t>refined</m:t>
            </m:r>
          </m:sub>
        </m:sSub>
      </m:oMath>
      <w:r w:rsidR="000948CD">
        <w:rPr>
          <w:rFonts w:ascii="Segoe UI" w:eastAsiaTheme="minorEastAsia" w:hAnsi="Segoe UI" w:cs="Segoe UI"/>
        </w:rPr>
        <w:t>.</w:t>
      </w:r>
    </w:p>
    <w:p w14:paraId="1BB49869" w14:textId="77777777" w:rsidR="000948CD" w:rsidRDefault="003D02E4" w:rsidP="000948CD">
      <w:pPr>
        <w:pStyle w:val="ListParagraph"/>
        <w:numPr>
          <w:ilvl w:val="0"/>
          <w:numId w:val="28"/>
        </w:numPr>
        <w:rPr>
          <w:rFonts w:ascii="Segoe UI" w:eastAsiaTheme="minorEastAsia" w:hAnsi="Segoe UI" w:cs="Segoe UI"/>
        </w:rPr>
      </w:pPr>
      <w:r w:rsidRPr="003D02E4">
        <w:rPr>
          <w:rFonts w:ascii="Segoe UI" w:eastAsiaTheme="minorEastAsia" w:hAnsi="Segoe UI" w:cs="Segoe UI"/>
        </w:rPr>
        <w:t>Prioritizes these nodes based on the updated rank:</w:t>
      </w:r>
    </w:p>
    <w:p w14:paraId="5165BE45" w14:textId="65097BEC" w:rsidR="006F6A85" w:rsidRDefault="00BA087A" w:rsidP="006F6A85">
      <w:pPr>
        <w:pStyle w:val="ListParagraph"/>
        <w:ind w:left="2008"/>
        <w:rPr>
          <w:rFonts w:ascii="Segoe UI" w:eastAsiaTheme="minorEastAsia" w:hAnsi="Segoe UI" w:cs="Segoe UI"/>
        </w:rPr>
      </w:pPr>
      <m:oMathPara>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v.parent</m:t>
              </m:r>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+1</m:t>
          </m:r>
        </m:oMath>
      </m:oMathPara>
    </w:p>
    <w:p w14:paraId="2AB9C4FF" w14:textId="3BE2F1F6" w:rsidR="003D02E4" w:rsidRPr="003D02E4" w:rsidRDefault="000948CD" w:rsidP="000948CD">
      <w:pPr>
        <w:rPr>
          <w:rFonts w:ascii="Segoe UI" w:eastAsiaTheme="minorEastAsia" w:hAnsi="Segoe UI" w:cs="Segoe UI"/>
        </w:rPr>
      </w:pPr>
      <w:r>
        <w:rPr>
          <w:rFonts w:ascii="Segoe UI" w:eastAsiaTheme="minorEastAsia" w:hAnsi="Segoe UI" w:cs="Segoe UI"/>
        </w:rPr>
        <w:t xml:space="preserve">     </w:t>
      </w:r>
      <w:r w:rsidR="003D02E4" w:rsidRPr="003D02E4">
        <w:rPr>
          <w:rFonts w:ascii="Segoe UI" w:eastAsiaTheme="minorEastAsia" w:hAnsi="Segoe UI" w:cs="Segoe UI"/>
        </w:rPr>
        <w:t xml:space="preserve"> </w:t>
      </w:r>
      <w:r w:rsidR="00541F31">
        <w:rPr>
          <w:rFonts w:ascii="Segoe UI" w:eastAsiaTheme="minorEastAsia" w:hAnsi="Segoe UI" w:cs="Segoe UI"/>
        </w:rPr>
        <w:t xml:space="preserve">    </w:t>
      </w:r>
      <w:r w:rsidR="003D02E4" w:rsidRPr="003D02E4">
        <w:rPr>
          <w:rFonts w:ascii="Segoe UI" w:eastAsiaTheme="minorEastAsia" w:hAnsi="Segoe UI" w:cs="Segoe UI"/>
        </w:rPr>
        <w:t>For example:</w:t>
      </w:r>
    </w:p>
    <w:p w14:paraId="50616799" w14:textId="0782519B" w:rsidR="00DB4546" w:rsidRDefault="000948CD" w:rsidP="003D02E4">
      <w:pPr>
        <w:numPr>
          <w:ilvl w:val="1"/>
          <w:numId w:val="37"/>
        </w:numPr>
        <w:rPr>
          <w:rFonts w:ascii="Segoe UI" w:eastAsiaTheme="minorEastAsia" w:hAnsi="Segoe UI" w:cs="Segoe UI"/>
        </w:rPr>
      </w:pPr>
      <w:r>
        <w:rPr>
          <w:rFonts w:ascii="Segoe UI" w:eastAsiaTheme="minorEastAsia" w:hAnsi="Segoe UI" w:cs="Segoe UI"/>
        </w:rPr>
        <w:t xml:space="preserve">   </w:t>
      </w:r>
      <w:r w:rsidR="003D02E4" w:rsidRPr="003D02E4">
        <w:rPr>
          <w:rFonts w:ascii="Segoe UI" w:eastAsiaTheme="minorEastAsia" w:hAnsi="Segoe UI" w:cs="Segoe UI"/>
        </w:rPr>
        <w:t xml:space="preserve">A new child node v′ is created using: </w:t>
      </w:r>
    </w:p>
    <w:p w14:paraId="47D3ADC1" w14:textId="24896DC3" w:rsidR="000948CD" w:rsidRDefault="000948CD" w:rsidP="000948CD">
      <w:pPr>
        <w:ind w:left="1440"/>
        <w:rPr>
          <w:rFonts w:ascii="Segoe UI" w:eastAsiaTheme="minorEastAsia" w:hAnsi="Segoe UI" w:cs="Segoe UI"/>
        </w:rPr>
      </w:pPr>
      <w:r>
        <w:rPr>
          <w:rFonts w:ascii="Segoe UI" w:eastAsiaTheme="minorEastAsia" w:hAnsi="Segoe UI" w:cs="Segoe UI"/>
        </w:rPr>
        <w:t xml:space="preserve">    </w:t>
      </w:r>
      <m:oMath>
        <m:sSup>
          <m:sSupPr>
            <m:ctrlPr>
              <w:rPr>
                <w:rFonts w:ascii="Cambria Math" w:eastAsiaTheme="minorEastAsia" w:hAnsi="Cambria Math" w:cs="Segoe UI"/>
                <w:i/>
              </w:rPr>
            </m:ctrlPr>
          </m:sSupPr>
          <m:e>
            <m:r>
              <w:rPr>
                <w:rFonts w:ascii="Cambria Math" w:eastAsiaTheme="minorEastAsia" w:hAnsi="Cambria Math" w:cs="Segoe UI"/>
              </w:rPr>
              <m:t>M</m:t>
            </m:r>
          </m:e>
          <m:sup>
            <m:r>
              <w:rPr>
                <w:rFonts w:ascii="Cambria Math" w:eastAsiaTheme="minorEastAsia" w:hAnsi="Cambria Math" w:cs="Segoe UI"/>
              </w:rPr>
              <m:t>'</m:t>
            </m:r>
          </m:sup>
        </m:sSup>
        <m:r>
          <w:rPr>
            <w:rFonts w:ascii="Cambria Math" w:eastAsiaTheme="minorEastAsia" w:hAnsi="Cambria Math" w:cs="Segoe UI"/>
          </w:rPr>
          <m:t>=(</m:t>
        </m:r>
        <m:r>
          <w:rPr>
            <w:rFonts w:ascii="Cambria Math" w:eastAsiaTheme="minorEastAsia" w:hAnsi="Cambria Math" w:cs="Segoe UI"/>
          </w:rPr>
          <m:t>κ</m:t>
        </m:r>
        <m:r>
          <w:rPr>
            <w:rFonts w:ascii="Cambria Math" w:eastAsiaTheme="minorEastAsia" w:hAnsi="Cambria Math" w:cs="Segoe UI"/>
          </w:rPr>
          <m:t>,5,</m:t>
        </m:r>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4</m:t>
            </m:r>
          </m:den>
        </m:f>
        <m:r>
          <w:rPr>
            <w:rFonts w:ascii="Cambria Math" w:eastAsiaTheme="minorEastAsia" w:hAnsi="Cambria Math" w:cs="Segoe UI"/>
          </w:rPr>
          <m:t>)</m:t>
        </m:r>
      </m:oMath>
    </w:p>
    <w:p w14:paraId="51A776AE" w14:textId="09EA238F" w:rsidR="00DB4546" w:rsidRDefault="000948CD" w:rsidP="003D02E4">
      <w:pPr>
        <w:numPr>
          <w:ilvl w:val="1"/>
          <w:numId w:val="37"/>
        </w:numPr>
        <w:rPr>
          <w:rFonts w:ascii="Segoe UI" w:eastAsiaTheme="minorEastAsia" w:hAnsi="Segoe UI" w:cs="Segoe UI"/>
        </w:rPr>
      </w:pPr>
      <w:r>
        <w:rPr>
          <w:rFonts w:ascii="Segoe UI" w:eastAsiaTheme="minorEastAsia" w:hAnsi="Segoe UI" w:cs="Segoe UI"/>
        </w:rPr>
        <w:t xml:space="preserve">   </w:t>
      </w:r>
      <w:r w:rsidR="003D02E4" w:rsidRPr="003D02E4">
        <w:rPr>
          <w:rFonts w:ascii="Segoe UI" w:eastAsiaTheme="minorEastAsia" w:hAnsi="Segoe UI" w:cs="Segoe UI"/>
        </w:rPr>
        <w:t>Another child v′′ might be created using:</w:t>
      </w:r>
    </w:p>
    <w:p w14:paraId="66A762EF" w14:textId="4B160F17" w:rsidR="00FA025F" w:rsidRDefault="00FA025F" w:rsidP="00FA025F">
      <w:pPr>
        <w:ind w:left="1440"/>
        <w:rPr>
          <w:rFonts w:ascii="Segoe UI" w:eastAsiaTheme="minorEastAsia" w:hAnsi="Segoe UI" w:cs="Segoe UI"/>
        </w:rPr>
      </w:pPr>
      <w:r>
        <w:rPr>
          <w:rFonts w:ascii="Segoe UI" w:eastAsiaTheme="minorEastAsia" w:hAnsi="Segoe UI" w:cs="Segoe UI"/>
        </w:rPr>
        <w:t xml:space="preserve">    </w:t>
      </w:r>
      <m:oMath>
        <m:sSup>
          <m:sSupPr>
            <m:ctrlPr>
              <w:rPr>
                <w:rFonts w:ascii="Cambria Math" w:eastAsiaTheme="minorEastAsia" w:hAnsi="Cambria Math" w:cs="Segoe UI"/>
                <w:i/>
              </w:rPr>
            </m:ctrlPr>
          </m:sSupPr>
          <m:e>
            <m:r>
              <w:rPr>
                <w:rFonts w:ascii="Cambria Math" w:eastAsiaTheme="minorEastAsia" w:hAnsi="Cambria Math" w:cs="Segoe UI"/>
              </w:rPr>
              <m:t>M</m:t>
            </m:r>
          </m:e>
          <m:sup>
            <m:r>
              <w:rPr>
                <w:rFonts w:ascii="Cambria Math" w:eastAsiaTheme="minorEastAsia" w:hAnsi="Cambria Math" w:cs="Segoe UI"/>
              </w:rPr>
              <m:t>''</m:t>
            </m:r>
          </m:sup>
        </m:sSup>
        <m:r>
          <w:rPr>
            <w:rFonts w:ascii="Cambria Math" w:eastAsiaTheme="minorEastAsia" w:hAnsi="Cambria Math" w:cs="Segoe UI"/>
          </w:rPr>
          <m:t>=(</m:t>
        </m:r>
        <m:r>
          <w:rPr>
            <w:rFonts w:ascii="Cambria Math" w:eastAsiaTheme="minorEastAsia" w:hAnsi="Cambria Math" w:cs="Segoe UI"/>
          </w:rPr>
          <m:t>κ</m:t>
        </m:r>
        <m:r>
          <w:rPr>
            <w:rFonts w:ascii="Cambria Math" w:eastAsiaTheme="minorEastAsia" w:hAnsi="Cambria Math" w:cs="Segoe UI"/>
          </w:rPr>
          <m:t>,5,0)</m:t>
        </m:r>
      </m:oMath>
    </w:p>
    <w:p w14:paraId="518DC3E2" w14:textId="106606D2" w:rsidR="006C1AC3" w:rsidRPr="00DA550A" w:rsidRDefault="006C1AC3" w:rsidP="006C1AC3">
      <w:pPr>
        <w:ind w:left="720"/>
        <w:rPr>
          <w:rFonts w:ascii="Segoe UI" w:eastAsiaTheme="minorEastAsia" w:hAnsi="Segoe UI" w:cs="Segoe UI" w:hint="cs"/>
          <w:rtl/>
        </w:rPr>
      </w:pPr>
    </w:p>
    <w:p w14:paraId="0AE358BF" w14:textId="14424937" w:rsidR="000B0AC2" w:rsidRPr="000B0AC2" w:rsidRDefault="00D04116" w:rsidP="00C05B5D">
      <w:pPr>
        <w:bidi/>
        <w:rPr>
          <w:rFonts w:ascii="Segoe UI" w:eastAsiaTheme="minorEastAsia" w:hAnsi="Segoe UI" w:cs="Segoe UI"/>
        </w:rPr>
      </w:pPr>
      <w:r>
        <w:rPr>
          <w:rFonts w:ascii="Segoe UI" w:eastAsiaTheme="minorEastAsia" w:hAnsi="Segoe UI" w:cs="Segoe UI"/>
          <w:rtl/>
        </w:rPr>
        <w:br/>
      </w:r>
    </w:p>
    <w:p w14:paraId="260EBA89" w14:textId="2E8A8A31" w:rsidR="00F64FDA" w:rsidRDefault="00F64FDA" w:rsidP="006437BE">
      <w:pPr>
        <w:pStyle w:val="ListParagraph"/>
        <w:bidi/>
        <w:rPr>
          <w:rFonts w:ascii="Segoe UI" w:eastAsiaTheme="minorEastAsia" w:hAnsi="Segoe UI" w:cs="Segoe UI"/>
          <w:i/>
          <w:rtl/>
        </w:rPr>
      </w:pPr>
    </w:p>
    <w:p w14:paraId="51AA2CC1" w14:textId="77777777" w:rsidR="008E79E3" w:rsidRDefault="008E79E3" w:rsidP="008E79E3">
      <w:pPr>
        <w:pStyle w:val="ListParagraph"/>
        <w:bidi/>
        <w:rPr>
          <w:rFonts w:ascii="Segoe UI" w:eastAsiaTheme="minorEastAsia" w:hAnsi="Segoe UI" w:cs="Segoe UI"/>
          <w:i/>
          <w:rtl/>
        </w:rPr>
      </w:pPr>
    </w:p>
    <w:p w14:paraId="452F9739" w14:textId="77777777" w:rsidR="008E79E3" w:rsidRDefault="008E79E3" w:rsidP="008E79E3">
      <w:pPr>
        <w:pStyle w:val="ListParagraph"/>
        <w:bidi/>
        <w:rPr>
          <w:rFonts w:ascii="Segoe UI" w:eastAsiaTheme="minorEastAsia" w:hAnsi="Segoe UI" w:cs="Segoe UI"/>
          <w:i/>
          <w:rtl/>
        </w:rPr>
      </w:pPr>
    </w:p>
    <w:p w14:paraId="3ACBC439" w14:textId="77777777" w:rsidR="008E79E3" w:rsidRDefault="008E79E3" w:rsidP="008E79E3">
      <w:pPr>
        <w:pStyle w:val="ListParagraph"/>
        <w:bidi/>
        <w:rPr>
          <w:rFonts w:ascii="Segoe UI" w:eastAsiaTheme="minorEastAsia" w:hAnsi="Segoe UI" w:cs="Segoe UI"/>
          <w:i/>
          <w:rtl/>
        </w:rPr>
      </w:pPr>
    </w:p>
    <w:p w14:paraId="7572B8E4" w14:textId="77777777" w:rsidR="008E79E3" w:rsidRDefault="008E79E3" w:rsidP="008E79E3">
      <w:pPr>
        <w:pStyle w:val="ListParagraph"/>
        <w:bidi/>
        <w:rPr>
          <w:rFonts w:ascii="Segoe UI" w:eastAsiaTheme="minorEastAsia" w:hAnsi="Segoe UI" w:cs="Segoe UI"/>
          <w:i/>
          <w:rtl/>
        </w:rPr>
      </w:pPr>
    </w:p>
    <w:p w14:paraId="6FA4D0CE" w14:textId="77777777" w:rsidR="008E79E3" w:rsidRDefault="008E79E3" w:rsidP="008E79E3">
      <w:pPr>
        <w:pStyle w:val="ListParagraph"/>
        <w:bidi/>
        <w:rPr>
          <w:rFonts w:ascii="Segoe UI" w:eastAsiaTheme="minorEastAsia" w:hAnsi="Segoe UI" w:cs="Segoe UI"/>
          <w:i/>
          <w:rtl/>
        </w:rPr>
      </w:pPr>
    </w:p>
    <w:p w14:paraId="7EF393B6" w14:textId="77777777" w:rsidR="008E79E3" w:rsidRDefault="008E79E3" w:rsidP="008E79E3">
      <w:pPr>
        <w:pStyle w:val="ListParagraph"/>
        <w:bidi/>
        <w:rPr>
          <w:rFonts w:ascii="Segoe UI" w:eastAsiaTheme="minorEastAsia" w:hAnsi="Segoe UI" w:cs="Segoe UI"/>
          <w:i/>
          <w:rtl/>
        </w:rPr>
      </w:pPr>
    </w:p>
    <w:p w14:paraId="1DEFF67A" w14:textId="77777777" w:rsidR="008E79E3" w:rsidRDefault="008E79E3" w:rsidP="008E79E3">
      <w:pPr>
        <w:pStyle w:val="ListParagraph"/>
        <w:bidi/>
        <w:rPr>
          <w:rFonts w:ascii="Segoe UI" w:eastAsiaTheme="minorEastAsia" w:hAnsi="Segoe UI" w:cs="Segoe UI"/>
          <w:i/>
          <w:rtl/>
        </w:rPr>
      </w:pPr>
    </w:p>
    <w:p w14:paraId="441648E0" w14:textId="77777777" w:rsidR="008E79E3" w:rsidRDefault="008E79E3" w:rsidP="008E79E3">
      <w:pPr>
        <w:pStyle w:val="ListParagraph"/>
        <w:bidi/>
        <w:rPr>
          <w:rFonts w:ascii="Segoe UI" w:eastAsiaTheme="minorEastAsia" w:hAnsi="Segoe UI" w:cs="Segoe UI"/>
          <w:i/>
          <w:rtl/>
        </w:rPr>
      </w:pPr>
    </w:p>
    <w:p w14:paraId="7E2FE585" w14:textId="77777777" w:rsidR="008E79E3" w:rsidRDefault="008E79E3" w:rsidP="008E79E3">
      <w:pPr>
        <w:pStyle w:val="ListParagraph"/>
        <w:bidi/>
        <w:rPr>
          <w:rFonts w:ascii="Segoe UI" w:eastAsiaTheme="minorEastAsia" w:hAnsi="Segoe UI" w:cs="Segoe UI"/>
          <w:i/>
          <w:rtl/>
        </w:rPr>
      </w:pPr>
    </w:p>
    <w:p w14:paraId="260E0C82" w14:textId="77777777" w:rsidR="008E79E3" w:rsidRDefault="008E79E3" w:rsidP="008E79E3">
      <w:pPr>
        <w:pStyle w:val="ListParagraph"/>
        <w:bidi/>
        <w:rPr>
          <w:rFonts w:ascii="Segoe UI" w:eastAsiaTheme="minorEastAsia" w:hAnsi="Segoe UI" w:cs="Segoe UI"/>
          <w:i/>
          <w:rtl/>
        </w:rPr>
      </w:pPr>
    </w:p>
    <w:p w14:paraId="73BD6876" w14:textId="77777777" w:rsidR="008E79E3" w:rsidRDefault="008E79E3" w:rsidP="008E79E3">
      <w:pPr>
        <w:pStyle w:val="ListParagraph"/>
        <w:bidi/>
        <w:rPr>
          <w:rFonts w:ascii="Segoe UI" w:eastAsiaTheme="minorEastAsia" w:hAnsi="Segoe UI" w:cs="Segoe UI"/>
          <w:i/>
          <w:rtl/>
        </w:rPr>
      </w:pPr>
    </w:p>
    <w:p w14:paraId="4E4F3A80" w14:textId="77777777" w:rsidR="008E79E3" w:rsidRDefault="008E79E3" w:rsidP="008E79E3">
      <w:pPr>
        <w:pStyle w:val="ListParagraph"/>
        <w:bidi/>
        <w:rPr>
          <w:rFonts w:ascii="Segoe UI" w:eastAsiaTheme="minorEastAsia" w:hAnsi="Segoe UI" w:cs="Segoe UI"/>
          <w:i/>
          <w:rtl/>
        </w:rPr>
      </w:pPr>
    </w:p>
    <w:p w14:paraId="74F6842A" w14:textId="77777777" w:rsidR="008E79E3" w:rsidRDefault="008E79E3" w:rsidP="008E79E3">
      <w:pPr>
        <w:pStyle w:val="ListParagraph"/>
        <w:bidi/>
        <w:rPr>
          <w:rFonts w:ascii="Segoe UI" w:eastAsiaTheme="minorEastAsia" w:hAnsi="Segoe UI" w:cs="Segoe UI"/>
          <w:i/>
          <w:rtl/>
        </w:rPr>
      </w:pPr>
    </w:p>
    <w:p w14:paraId="1F474369" w14:textId="77777777" w:rsidR="008E79E3" w:rsidRDefault="008E79E3" w:rsidP="008E79E3">
      <w:pPr>
        <w:pStyle w:val="ListParagraph"/>
        <w:bidi/>
        <w:rPr>
          <w:rFonts w:ascii="Segoe UI" w:eastAsiaTheme="minorEastAsia" w:hAnsi="Segoe UI" w:cs="Segoe UI"/>
          <w:i/>
          <w:rtl/>
        </w:rPr>
      </w:pPr>
    </w:p>
    <w:p w14:paraId="5A6DF91B" w14:textId="77777777" w:rsidR="008E79E3" w:rsidRDefault="008E79E3" w:rsidP="008E79E3">
      <w:pPr>
        <w:pStyle w:val="ListParagraph"/>
        <w:bidi/>
        <w:rPr>
          <w:rFonts w:ascii="Segoe UI" w:eastAsiaTheme="minorEastAsia" w:hAnsi="Segoe UI" w:cs="Segoe UI"/>
          <w:i/>
          <w:rtl/>
        </w:rPr>
      </w:pPr>
    </w:p>
    <w:p w14:paraId="60D201BD" w14:textId="48AF283A" w:rsidR="008E79E3" w:rsidRDefault="008E79E3" w:rsidP="008E79E3">
      <w:pPr>
        <w:bidi/>
        <w:rPr>
          <w:rFonts w:ascii="Segoe UI" w:eastAsiaTheme="minorEastAsia" w:hAnsi="Segoe UI" w:cs="Segoe UI"/>
          <w:i/>
          <w:rtl/>
        </w:rPr>
      </w:pPr>
    </w:p>
    <w:p w14:paraId="7A880793" w14:textId="6645814E" w:rsidR="00F64FDA" w:rsidRPr="00286AF5" w:rsidRDefault="00286AF5" w:rsidP="008E79E3">
      <w:pPr>
        <w:rPr>
          <w:rFonts w:ascii="Segoe UI" w:eastAsiaTheme="minorEastAsia" w:hAnsi="Segoe UI" w:cs="Segoe UI"/>
          <w:i/>
          <w:sz w:val="36"/>
          <w:szCs w:val="36"/>
          <w:rtl/>
          <w:lang w:val="en-CA" w:bidi="ar-JO"/>
        </w:rPr>
      </w:pPr>
      <w:r w:rsidRPr="00286AF5">
        <w:rPr>
          <w:rFonts w:ascii="Segoe UI" w:eastAsiaTheme="minorEastAsia" w:hAnsi="Segoe UI" w:cs="Segoe UI"/>
          <w:i/>
          <w:sz w:val="36"/>
          <w:szCs w:val="36"/>
          <w:lang w:bidi="ar-JO"/>
        </w:rPr>
        <w:t>10.Following the last question, in a refinement primitive motion, how many different sets of controls are applied to the node in the context of the paper? How many in the context of the simple vanilla RCS from part 4</w:t>
      </w:r>
      <w:r w:rsidR="009B6D5A">
        <w:rPr>
          <w:rFonts w:ascii="Segoe UI" w:eastAsiaTheme="minorEastAsia" w:hAnsi="Segoe UI" w:cs="Segoe UI"/>
          <w:i/>
          <w:sz w:val="36"/>
          <w:szCs w:val="36"/>
          <w:lang w:bidi="ar-JO"/>
        </w:rPr>
        <w:t>?</w:t>
      </w:r>
    </w:p>
    <w:sectPr w:rsidR="00F64FDA" w:rsidRPr="00286A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D2D867" w14:textId="77777777" w:rsidR="00CF4AC1" w:rsidRDefault="00CF4AC1" w:rsidP="003C3C6E">
      <w:pPr>
        <w:spacing w:after="0" w:line="240" w:lineRule="auto"/>
      </w:pPr>
      <w:r>
        <w:separator/>
      </w:r>
    </w:p>
  </w:endnote>
  <w:endnote w:type="continuationSeparator" w:id="0">
    <w:p w14:paraId="5AA07FD2" w14:textId="77777777" w:rsidR="00CF4AC1" w:rsidRDefault="00CF4AC1" w:rsidP="003C3C6E">
      <w:pPr>
        <w:spacing w:after="0" w:line="240" w:lineRule="auto"/>
      </w:pPr>
      <w:r>
        <w:continuationSeparator/>
      </w:r>
    </w:p>
  </w:endnote>
  <w:endnote w:type="continuationNotice" w:id="1">
    <w:p w14:paraId="798DB193" w14:textId="77777777" w:rsidR="00CF4AC1" w:rsidRDefault="00CF4A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E1556C" w14:textId="77777777" w:rsidR="00CF4AC1" w:rsidRDefault="00CF4AC1" w:rsidP="003C3C6E">
      <w:pPr>
        <w:spacing w:after="0" w:line="240" w:lineRule="auto"/>
      </w:pPr>
      <w:r>
        <w:separator/>
      </w:r>
    </w:p>
  </w:footnote>
  <w:footnote w:type="continuationSeparator" w:id="0">
    <w:p w14:paraId="450B0E1C" w14:textId="77777777" w:rsidR="00CF4AC1" w:rsidRDefault="00CF4AC1" w:rsidP="003C3C6E">
      <w:pPr>
        <w:spacing w:after="0" w:line="240" w:lineRule="auto"/>
      </w:pPr>
      <w:r>
        <w:continuationSeparator/>
      </w:r>
    </w:p>
  </w:footnote>
  <w:footnote w:type="continuationNotice" w:id="1">
    <w:p w14:paraId="49A2F7E8" w14:textId="77777777" w:rsidR="00CF4AC1" w:rsidRDefault="00CF4AC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F4CCB"/>
    <w:multiLevelType w:val="hybridMultilevel"/>
    <w:tmpl w:val="896C68FA"/>
    <w:lvl w:ilvl="0" w:tplc="CD721B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8472C"/>
    <w:multiLevelType w:val="hybridMultilevel"/>
    <w:tmpl w:val="2CECA3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CE7C8B"/>
    <w:multiLevelType w:val="hybridMultilevel"/>
    <w:tmpl w:val="491C1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44C1E"/>
    <w:multiLevelType w:val="hybridMultilevel"/>
    <w:tmpl w:val="778A4BD8"/>
    <w:lvl w:ilvl="0" w:tplc="1750AD48">
      <w:start w:val="1"/>
      <w:numFmt w:val="hebrew1"/>
      <w:lvlText w:val="%1."/>
      <w:lvlJc w:val="left"/>
      <w:pPr>
        <w:ind w:left="720" w:hanging="360"/>
      </w:pPr>
      <w:rPr>
        <w:b w:val="0"/>
        <w:bCs w:val="0"/>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4" w15:restartNumberingAfterBreak="0">
    <w:nsid w:val="099257AB"/>
    <w:multiLevelType w:val="hybridMultilevel"/>
    <w:tmpl w:val="9D30A66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0169A"/>
    <w:multiLevelType w:val="hybridMultilevel"/>
    <w:tmpl w:val="9AEE436A"/>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6" w15:restartNumberingAfterBreak="0">
    <w:nsid w:val="12FC71B3"/>
    <w:multiLevelType w:val="hybridMultilevel"/>
    <w:tmpl w:val="49F4A4A0"/>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7" w15:restartNumberingAfterBreak="0">
    <w:nsid w:val="1343337A"/>
    <w:multiLevelType w:val="hybridMultilevel"/>
    <w:tmpl w:val="B31A9F88"/>
    <w:lvl w:ilvl="0" w:tplc="D89097B6">
      <w:start w:val="1"/>
      <w:numFmt w:val="hebrew1"/>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12051B"/>
    <w:multiLevelType w:val="multilevel"/>
    <w:tmpl w:val="322C1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C41C0"/>
    <w:multiLevelType w:val="multilevel"/>
    <w:tmpl w:val="499E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34B88"/>
    <w:multiLevelType w:val="hybridMultilevel"/>
    <w:tmpl w:val="2FD698DE"/>
    <w:lvl w:ilvl="0" w:tplc="EA44C3E0">
      <w:start w:val="1"/>
      <w:numFmt w:val="hebrew1"/>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441B5F"/>
    <w:multiLevelType w:val="hybridMultilevel"/>
    <w:tmpl w:val="235A9164"/>
    <w:lvl w:ilvl="0" w:tplc="1E3E7850">
      <w:start w:val="1"/>
      <w:numFmt w:val="hebrew1"/>
      <w:lvlText w:val="%1."/>
      <w:lvlJc w:val="left"/>
      <w:pPr>
        <w:ind w:left="720" w:hanging="360"/>
      </w:pPr>
      <w:rPr>
        <w:b w:val="0"/>
        <w:bCs w:val="0"/>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2" w15:restartNumberingAfterBreak="0">
    <w:nsid w:val="24DD7E1D"/>
    <w:multiLevelType w:val="hybridMultilevel"/>
    <w:tmpl w:val="658AC2C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687164"/>
    <w:multiLevelType w:val="multilevel"/>
    <w:tmpl w:val="A7E6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51E0C"/>
    <w:multiLevelType w:val="multilevel"/>
    <w:tmpl w:val="BAE43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A912F4"/>
    <w:multiLevelType w:val="multilevel"/>
    <w:tmpl w:val="B8820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83A1C"/>
    <w:multiLevelType w:val="multilevel"/>
    <w:tmpl w:val="0D90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F00F7"/>
    <w:multiLevelType w:val="hybridMultilevel"/>
    <w:tmpl w:val="4D948C00"/>
    <w:lvl w:ilvl="0" w:tplc="85E6515E">
      <w:start w:val="1"/>
      <w:numFmt w:val="hebrew1"/>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D0467D"/>
    <w:multiLevelType w:val="hybridMultilevel"/>
    <w:tmpl w:val="4832F28C"/>
    <w:lvl w:ilvl="0" w:tplc="BFAA93F2">
      <w:start w:val="1"/>
      <w:numFmt w:val="hebrew1"/>
      <w:lvlText w:val="%1."/>
      <w:lvlJc w:val="left"/>
      <w:pPr>
        <w:ind w:left="720" w:hanging="360"/>
      </w:pPr>
      <w:rPr>
        <w:rFonts w:hint="default"/>
        <w:b/>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54561"/>
    <w:multiLevelType w:val="hybridMultilevel"/>
    <w:tmpl w:val="EC8E9FA6"/>
    <w:lvl w:ilvl="0" w:tplc="04090001">
      <w:start w:val="1"/>
      <w:numFmt w:val="bullet"/>
      <w:lvlText w:val=""/>
      <w:lvlJc w:val="left"/>
      <w:pPr>
        <w:ind w:left="2008" w:hanging="360"/>
      </w:pPr>
      <w:rPr>
        <w:rFonts w:ascii="Symbol" w:hAnsi="Symbol" w:hint="default"/>
      </w:rPr>
    </w:lvl>
    <w:lvl w:ilvl="1" w:tplc="04090003" w:tentative="1">
      <w:start w:val="1"/>
      <w:numFmt w:val="bullet"/>
      <w:lvlText w:val="o"/>
      <w:lvlJc w:val="left"/>
      <w:pPr>
        <w:ind w:left="2728" w:hanging="360"/>
      </w:pPr>
      <w:rPr>
        <w:rFonts w:ascii="Courier New" w:hAnsi="Courier New" w:cs="Courier New" w:hint="default"/>
      </w:rPr>
    </w:lvl>
    <w:lvl w:ilvl="2" w:tplc="04090005" w:tentative="1">
      <w:start w:val="1"/>
      <w:numFmt w:val="bullet"/>
      <w:lvlText w:val=""/>
      <w:lvlJc w:val="left"/>
      <w:pPr>
        <w:ind w:left="3448" w:hanging="360"/>
      </w:pPr>
      <w:rPr>
        <w:rFonts w:ascii="Wingdings" w:hAnsi="Wingdings" w:hint="default"/>
      </w:rPr>
    </w:lvl>
    <w:lvl w:ilvl="3" w:tplc="04090001" w:tentative="1">
      <w:start w:val="1"/>
      <w:numFmt w:val="bullet"/>
      <w:lvlText w:val=""/>
      <w:lvlJc w:val="left"/>
      <w:pPr>
        <w:ind w:left="4168" w:hanging="360"/>
      </w:pPr>
      <w:rPr>
        <w:rFonts w:ascii="Symbol" w:hAnsi="Symbol" w:hint="default"/>
      </w:rPr>
    </w:lvl>
    <w:lvl w:ilvl="4" w:tplc="04090003" w:tentative="1">
      <w:start w:val="1"/>
      <w:numFmt w:val="bullet"/>
      <w:lvlText w:val="o"/>
      <w:lvlJc w:val="left"/>
      <w:pPr>
        <w:ind w:left="4888" w:hanging="360"/>
      </w:pPr>
      <w:rPr>
        <w:rFonts w:ascii="Courier New" w:hAnsi="Courier New" w:cs="Courier New" w:hint="default"/>
      </w:rPr>
    </w:lvl>
    <w:lvl w:ilvl="5" w:tplc="04090005" w:tentative="1">
      <w:start w:val="1"/>
      <w:numFmt w:val="bullet"/>
      <w:lvlText w:val=""/>
      <w:lvlJc w:val="left"/>
      <w:pPr>
        <w:ind w:left="5608" w:hanging="360"/>
      </w:pPr>
      <w:rPr>
        <w:rFonts w:ascii="Wingdings" w:hAnsi="Wingdings" w:hint="default"/>
      </w:rPr>
    </w:lvl>
    <w:lvl w:ilvl="6" w:tplc="04090001" w:tentative="1">
      <w:start w:val="1"/>
      <w:numFmt w:val="bullet"/>
      <w:lvlText w:val=""/>
      <w:lvlJc w:val="left"/>
      <w:pPr>
        <w:ind w:left="6328" w:hanging="360"/>
      </w:pPr>
      <w:rPr>
        <w:rFonts w:ascii="Symbol" w:hAnsi="Symbol" w:hint="default"/>
      </w:rPr>
    </w:lvl>
    <w:lvl w:ilvl="7" w:tplc="04090003" w:tentative="1">
      <w:start w:val="1"/>
      <w:numFmt w:val="bullet"/>
      <w:lvlText w:val="o"/>
      <w:lvlJc w:val="left"/>
      <w:pPr>
        <w:ind w:left="7048" w:hanging="360"/>
      </w:pPr>
      <w:rPr>
        <w:rFonts w:ascii="Courier New" w:hAnsi="Courier New" w:cs="Courier New" w:hint="default"/>
      </w:rPr>
    </w:lvl>
    <w:lvl w:ilvl="8" w:tplc="04090005" w:tentative="1">
      <w:start w:val="1"/>
      <w:numFmt w:val="bullet"/>
      <w:lvlText w:val=""/>
      <w:lvlJc w:val="left"/>
      <w:pPr>
        <w:ind w:left="7768" w:hanging="360"/>
      </w:pPr>
      <w:rPr>
        <w:rFonts w:ascii="Wingdings" w:hAnsi="Wingdings" w:hint="default"/>
      </w:rPr>
    </w:lvl>
  </w:abstractNum>
  <w:abstractNum w:abstractNumId="20" w15:restartNumberingAfterBreak="0">
    <w:nsid w:val="4BF83D50"/>
    <w:multiLevelType w:val="hybridMultilevel"/>
    <w:tmpl w:val="6F9068DE"/>
    <w:lvl w:ilvl="0" w:tplc="62F0F56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C263AA"/>
    <w:multiLevelType w:val="hybridMultilevel"/>
    <w:tmpl w:val="95BE1AC2"/>
    <w:lvl w:ilvl="0" w:tplc="2000000F">
      <w:start w:val="1"/>
      <w:numFmt w:val="decimal"/>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785"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22" w15:restartNumberingAfterBreak="0">
    <w:nsid w:val="50D95E03"/>
    <w:multiLevelType w:val="hybridMultilevel"/>
    <w:tmpl w:val="CFFC6FDE"/>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23" w15:restartNumberingAfterBreak="0">
    <w:nsid w:val="523752E9"/>
    <w:multiLevelType w:val="hybridMultilevel"/>
    <w:tmpl w:val="050AAB4A"/>
    <w:lvl w:ilvl="0" w:tplc="A69C3FEE">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24" w15:restartNumberingAfterBreak="0">
    <w:nsid w:val="567A5561"/>
    <w:multiLevelType w:val="hybridMultilevel"/>
    <w:tmpl w:val="7E4824E0"/>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25" w15:restartNumberingAfterBreak="0">
    <w:nsid w:val="57E5448E"/>
    <w:multiLevelType w:val="hybridMultilevel"/>
    <w:tmpl w:val="9FF28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7069A7"/>
    <w:multiLevelType w:val="hybridMultilevel"/>
    <w:tmpl w:val="E98C4938"/>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27" w15:restartNumberingAfterBreak="0">
    <w:nsid w:val="5B854670"/>
    <w:multiLevelType w:val="hybridMultilevel"/>
    <w:tmpl w:val="DAB6330E"/>
    <w:lvl w:ilvl="0" w:tplc="FFFFFFFF">
      <w:start w:val="1"/>
      <w:numFmt w:val="decimal"/>
      <w:lvlText w:val="%1."/>
      <w:lvlJc w:val="left"/>
      <w:pPr>
        <w:ind w:left="785" w:hanging="360"/>
      </w:pPr>
    </w:lvl>
    <w:lvl w:ilvl="1" w:tplc="20000019">
      <w:start w:val="1"/>
      <w:numFmt w:val="lowerLetter"/>
      <w:lvlText w:val="%2."/>
      <w:lvlJc w:val="left"/>
      <w:pPr>
        <w:ind w:left="1505" w:hanging="360"/>
      </w:pPr>
    </w:lvl>
    <w:lvl w:ilvl="2" w:tplc="2000001B">
      <w:start w:val="1"/>
      <w:numFmt w:val="lowerRoman"/>
      <w:lvlText w:val="%3."/>
      <w:lvlJc w:val="right"/>
      <w:pPr>
        <w:ind w:left="2225" w:hanging="180"/>
      </w:pPr>
    </w:lvl>
    <w:lvl w:ilvl="3" w:tplc="2000000F">
      <w:start w:val="1"/>
      <w:numFmt w:val="decimal"/>
      <w:lvlText w:val="%4."/>
      <w:lvlJc w:val="left"/>
      <w:pPr>
        <w:ind w:left="2945" w:hanging="360"/>
      </w:pPr>
    </w:lvl>
    <w:lvl w:ilvl="4" w:tplc="20000019">
      <w:start w:val="1"/>
      <w:numFmt w:val="lowerLetter"/>
      <w:lvlText w:val="%5."/>
      <w:lvlJc w:val="left"/>
      <w:pPr>
        <w:ind w:left="3665" w:hanging="360"/>
      </w:pPr>
    </w:lvl>
    <w:lvl w:ilvl="5" w:tplc="2000001B">
      <w:start w:val="1"/>
      <w:numFmt w:val="lowerRoman"/>
      <w:lvlText w:val="%6."/>
      <w:lvlJc w:val="right"/>
      <w:pPr>
        <w:ind w:left="4385" w:hanging="180"/>
      </w:pPr>
    </w:lvl>
    <w:lvl w:ilvl="6" w:tplc="2000000F">
      <w:start w:val="1"/>
      <w:numFmt w:val="decimal"/>
      <w:lvlText w:val="%7."/>
      <w:lvlJc w:val="left"/>
      <w:pPr>
        <w:ind w:left="5105" w:hanging="360"/>
      </w:pPr>
    </w:lvl>
    <w:lvl w:ilvl="7" w:tplc="20000019">
      <w:start w:val="1"/>
      <w:numFmt w:val="lowerLetter"/>
      <w:lvlText w:val="%8."/>
      <w:lvlJc w:val="left"/>
      <w:pPr>
        <w:ind w:left="5825" w:hanging="360"/>
      </w:pPr>
    </w:lvl>
    <w:lvl w:ilvl="8" w:tplc="2000001B">
      <w:start w:val="1"/>
      <w:numFmt w:val="lowerRoman"/>
      <w:lvlText w:val="%9."/>
      <w:lvlJc w:val="right"/>
      <w:pPr>
        <w:ind w:left="6545" w:hanging="180"/>
      </w:pPr>
    </w:lvl>
  </w:abstractNum>
  <w:abstractNum w:abstractNumId="28" w15:restartNumberingAfterBreak="0">
    <w:nsid w:val="5DC51A93"/>
    <w:multiLevelType w:val="multilevel"/>
    <w:tmpl w:val="559A6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43CE5"/>
    <w:multiLevelType w:val="hybridMultilevel"/>
    <w:tmpl w:val="A0C2DA20"/>
    <w:lvl w:ilvl="0" w:tplc="04090001">
      <w:start w:val="1"/>
      <w:numFmt w:val="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30" w15:restartNumberingAfterBreak="0">
    <w:nsid w:val="62510D2E"/>
    <w:multiLevelType w:val="hybridMultilevel"/>
    <w:tmpl w:val="B2E2356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1" w15:restartNumberingAfterBreak="0">
    <w:nsid w:val="651A6F89"/>
    <w:multiLevelType w:val="multilevel"/>
    <w:tmpl w:val="3906E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75CB5"/>
    <w:multiLevelType w:val="hybridMultilevel"/>
    <w:tmpl w:val="A810EA20"/>
    <w:lvl w:ilvl="0" w:tplc="04090001">
      <w:start w:val="1"/>
      <w:numFmt w:val="bullet"/>
      <w:lvlText w:val=""/>
      <w:lvlJc w:val="left"/>
      <w:pPr>
        <w:ind w:left="2008" w:hanging="360"/>
      </w:pPr>
      <w:rPr>
        <w:rFonts w:ascii="Symbol" w:hAnsi="Symbol" w:hint="default"/>
      </w:rPr>
    </w:lvl>
    <w:lvl w:ilvl="1" w:tplc="04090003" w:tentative="1">
      <w:start w:val="1"/>
      <w:numFmt w:val="bullet"/>
      <w:lvlText w:val="o"/>
      <w:lvlJc w:val="left"/>
      <w:pPr>
        <w:ind w:left="2728" w:hanging="360"/>
      </w:pPr>
      <w:rPr>
        <w:rFonts w:ascii="Courier New" w:hAnsi="Courier New" w:cs="Courier New" w:hint="default"/>
      </w:rPr>
    </w:lvl>
    <w:lvl w:ilvl="2" w:tplc="04090005" w:tentative="1">
      <w:start w:val="1"/>
      <w:numFmt w:val="bullet"/>
      <w:lvlText w:val=""/>
      <w:lvlJc w:val="left"/>
      <w:pPr>
        <w:ind w:left="3448" w:hanging="360"/>
      </w:pPr>
      <w:rPr>
        <w:rFonts w:ascii="Wingdings" w:hAnsi="Wingdings" w:hint="default"/>
      </w:rPr>
    </w:lvl>
    <w:lvl w:ilvl="3" w:tplc="04090001" w:tentative="1">
      <w:start w:val="1"/>
      <w:numFmt w:val="bullet"/>
      <w:lvlText w:val=""/>
      <w:lvlJc w:val="left"/>
      <w:pPr>
        <w:ind w:left="4168" w:hanging="360"/>
      </w:pPr>
      <w:rPr>
        <w:rFonts w:ascii="Symbol" w:hAnsi="Symbol" w:hint="default"/>
      </w:rPr>
    </w:lvl>
    <w:lvl w:ilvl="4" w:tplc="04090003" w:tentative="1">
      <w:start w:val="1"/>
      <w:numFmt w:val="bullet"/>
      <w:lvlText w:val="o"/>
      <w:lvlJc w:val="left"/>
      <w:pPr>
        <w:ind w:left="4888" w:hanging="360"/>
      </w:pPr>
      <w:rPr>
        <w:rFonts w:ascii="Courier New" w:hAnsi="Courier New" w:cs="Courier New" w:hint="default"/>
      </w:rPr>
    </w:lvl>
    <w:lvl w:ilvl="5" w:tplc="04090005" w:tentative="1">
      <w:start w:val="1"/>
      <w:numFmt w:val="bullet"/>
      <w:lvlText w:val=""/>
      <w:lvlJc w:val="left"/>
      <w:pPr>
        <w:ind w:left="5608" w:hanging="360"/>
      </w:pPr>
      <w:rPr>
        <w:rFonts w:ascii="Wingdings" w:hAnsi="Wingdings" w:hint="default"/>
      </w:rPr>
    </w:lvl>
    <w:lvl w:ilvl="6" w:tplc="04090001" w:tentative="1">
      <w:start w:val="1"/>
      <w:numFmt w:val="bullet"/>
      <w:lvlText w:val=""/>
      <w:lvlJc w:val="left"/>
      <w:pPr>
        <w:ind w:left="6328" w:hanging="360"/>
      </w:pPr>
      <w:rPr>
        <w:rFonts w:ascii="Symbol" w:hAnsi="Symbol" w:hint="default"/>
      </w:rPr>
    </w:lvl>
    <w:lvl w:ilvl="7" w:tplc="04090003" w:tentative="1">
      <w:start w:val="1"/>
      <w:numFmt w:val="bullet"/>
      <w:lvlText w:val="o"/>
      <w:lvlJc w:val="left"/>
      <w:pPr>
        <w:ind w:left="7048" w:hanging="360"/>
      </w:pPr>
      <w:rPr>
        <w:rFonts w:ascii="Courier New" w:hAnsi="Courier New" w:cs="Courier New" w:hint="default"/>
      </w:rPr>
    </w:lvl>
    <w:lvl w:ilvl="8" w:tplc="04090005" w:tentative="1">
      <w:start w:val="1"/>
      <w:numFmt w:val="bullet"/>
      <w:lvlText w:val=""/>
      <w:lvlJc w:val="left"/>
      <w:pPr>
        <w:ind w:left="7768" w:hanging="360"/>
      </w:pPr>
      <w:rPr>
        <w:rFonts w:ascii="Wingdings" w:hAnsi="Wingdings" w:hint="default"/>
      </w:rPr>
    </w:lvl>
  </w:abstractNum>
  <w:abstractNum w:abstractNumId="33" w15:restartNumberingAfterBreak="0">
    <w:nsid w:val="671D1176"/>
    <w:multiLevelType w:val="multilevel"/>
    <w:tmpl w:val="0F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0191B"/>
    <w:multiLevelType w:val="multilevel"/>
    <w:tmpl w:val="99CA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A71623"/>
    <w:multiLevelType w:val="hybridMultilevel"/>
    <w:tmpl w:val="B2E235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69AA7811"/>
    <w:multiLevelType w:val="hybridMultilevel"/>
    <w:tmpl w:val="4836A966"/>
    <w:lvl w:ilvl="0" w:tplc="F72A99F2">
      <w:start w:val="1"/>
      <w:numFmt w:val="hebrew1"/>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7" w15:restartNumberingAfterBreak="0">
    <w:nsid w:val="6CB81866"/>
    <w:multiLevelType w:val="hybridMultilevel"/>
    <w:tmpl w:val="8EEC71D0"/>
    <w:lvl w:ilvl="0" w:tplc="FFFFFFFF">
      <w:start w:val="1"/>
      <w:numFmt w:val="decimal"/>
      <w:lvlText w:val="%1."/>
      <w:lvlJc w:val="left"/>
      <w:pPr>
        <w:ind w:left="785" w:hanging="360"/>
      </w:pPr>
    </w:lvl>
    <w:lvl w:ilvl="1" w:tplc="20000019">
      <w:start w:val="1"/>
      <w:numFmt w:val="lowerLetter"/>
      <w:lvlText w:val="%2."/>
      <w:lvlJc w:val="left"/>
      <w:pPr>
        <w:ind w:left="1505" w:hanging="360"/>
      </w:pPr>
    </w:lvl>
    <w:lvl w:ilvl="2" w:tplc="2000001B">
      <w:start w:val="1"/>
      <w:numFmt w:val="lowerRoman"/>
      <w:lvlText w:val="%3."/>
      <w:lvlJc w:val="right"/>
      <w:pPr>
        <w:ind w:left="2225" w:hanging="180"/>
      </w:pPr>
    </w:lvl>
    <w:lvl w:ilvl="3" w:tplc="2000000F">
      <w:start w:val="1"/>
      <w:numFmt w:val="decimal"/>
      <w:lvlText w:val="%4."/>
      <w:lvlJc w:val="left"/>
      <w:pPr>
        <w:ind w:left="2945" w:hanging="360"/>
      </w:pPr>
    </w:lvl>
    <w:lvl w:ilvl="4" w:tplc="20000019">
      <w:start w:val="1"/>
      <w:numFmt w:val="lowerLetter"/>
      <w:lvlText w:val="%5."/>
      <w:lvlJc w:val="left"/>
      <w:pPr>
        <w:ind w:left="3665" w:hanging="360"/>
      </w:pPr>
    </w:lvl>
    <w:lvl w:ilvl="5" w:tplc="2000001B">
      <w:start w:val="1"/>
      <w:numFmt w:val="lowerRoman"/>
      <w:lvlText w:val="%6."/>
      <w:lvlJc w:val="right"/>
      <w:pPr>
        <w:ind w:left="4385" w:hanging="180"/>
      </w:pPr>
    </w:lvl>
    <w:lvl w:ilvl="6" w:tplc="2000000F">
      <w:start w:val="1"/>
      <w:numFmt w:val="decimal"/>
      <w:lvlText w:val="%7."/>
      <w:lvlJc w:val="left"/>
      <w:pPr>
        <w:ind w:left="5105" w:hanging="360"/>
      </w:pPr>
    </w:lvl>
    <w:lvl w:ilvl="7" w:tplc="20000019">
      <w:start w:val="1"/>
      <w:numFmt w:val="lowerLetter"/>
      <w:lvlText w:val="%8."/>
      <w:lvlJc w:val="left"/>
      <w:pPr>
        <w:ind w:left="5825" w:hanging="360"/>
      </w:pPr>
    </w:lvl>
    <w:lvl w:ilvl="8" w:tplc="2000001B">
      <w:start w:val="1"/>
      <w:numFmt w:val="lowerRoman"/>
      <w:lvlText w:val="%9."/>
      <w:lvlJc w:val="right"/>
      <w:pPr>
        <w:ind w:left="6545" w:hanging="180"/>
      </w:pPr>
    </w:lvl>
  </w:abstractNum>
  <w:abstractNum w:abstractNumId="38" w15:restartNumberingAfterBreak="0">
    <w:nsid w:val="72B136F0"/>
    <w:multiLevelType w:val="hybridMultilevel"/>
    <w:tmpl w:val="B8400D80"/>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39" w15:restartNumberingAfterBreak="0">
    <w:nsid w:val="75C6096F"/>
    <w:multiLevelType w:val="hybridMultilevel"/>
    <w:tmpl w:val="E9D8C79E"/>
    <w:lvl w:ilvl="0" w:tplc="74EC0F0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042369">
    <w:abstractNumId w:val="39"/>
  </w:num>
  <w:num w:numId="2" w16cid:durableId="131506882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81825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906565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40552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629576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93437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977269">
    <w:abstractNumId w:val="17"/>
  </w:num>
  <w:num w:numId="9" w16cid:durableId="2018650930">
    <w:abstractNumId w:val="0"/>
  </w:num>
  <w:num w:numId="10" w16cid:durableId="2112623463">
    <w:abstractNumId w:val="18"/>
  </w:num>
  <w:num w:numId="11" w16cid:durableId="373585303">
    <w:abstractNumId w:val="7"/>
  </w:num>
  <w:num w:numId="12" w16cid:durableId="725571643">
    <w:abstractNumId w:val="10"/>
  </w:num>
  <w:num w:numId="13" w16cid:durableId="1079601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37576870">
    <w:abstractNumId w:val="26"/>
  </w:num>
  <w:num w:numId="15" w16cid:durableId="1195074876">
    <w:abstractNumId w:val="38"/>
  </w:num>
  <w:num w:numId="16" w16cid:durableId="994185080">
    <w:abstractNumId w:val="24"/>
  </w:num>
  <w:num w:numId="17" w16cid:durableId="186406123">
    <w:abstractNumId w:val="22"/>
  </w:num>
  <w:num w:numId="18" w16cid:durableId="1466312205">
    <w:abstractNumId w:val="5"/>
  </w:num>
  <w:num w:numId="19" w16cid:durableId="1378625074">
    <w:abstractNumId w:val="6"/>
  </w:num>
  <w:num w:numId="20" w16cid:durableId="676617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112868">
    <w:abstractNumId w:val="20"/>
  </w:num>
  <w:num w:numId="22" w16cid:durableId="195889944">
    <w:abstractNumId w:val="25"/>
  </w:num>
  <w:num w:numId="23" w16cid:durableId="669064860">
    <w:abstractNumId w:val="2"/>
  </w:num>
  <w:num w:numId="24" w16cid:durableId="1087965964">
    <w:abstractNumId w:val="1"/>
  </w:num>
  <w:num w:numId="25" w16cid:durableId="100759652">
    <w:abstractNumId w:val="29"/>
  </w:num>
  <w:num w:numId="26" w16cid:durableId="1560243035">
    <w:abstractNumId w:val="23"/>
  </w:num>
  <w:num w:numId="27" w16cid:durableId="2027554037">
    <w:abstractNumId w:val="19"/>
  </w:num>
  <w:num w:numId="28" w16cid:durableId="1582637100">
    <w:abstractNumId w:val="32"/>
  </w:num>
  <w:num w:numId="29" w16cid:durableId="1959799223">
    <w:abstractNumId w:val="16"/>
  </w:num>
  <w:num w:numId="30" w16cid:durableId="1530142774">
    <w:abstractNumId w:val="31"/>
  </w:num>
  <w:num w:numId="31" w16cid:durableId="2079787256">
    <w:abstractNumId w:val="4"/>
  </w:num>
  <w:num w:numId="32" w16cid:durableId="1185364796">
    <w:abstractNumId w:val="12"/>
  </w:num>
  <w:num w:numId="33" w16cid:durableId="1793550558">
    <w:abstractNumId w:val="33"/>
  </w:num>
  <w:num w:numId="34" w16cid:durableId="725956925">
    <w:abstractNumId w:val="34"/>
  </w:num>
  <w:num w:numId="35" w16cid:durableId="1292438802">
    <w:abstractNumId w:val="14"/>
  </w:num>
  <w:num w:numId="36" w16cid:durableId="1535270488">
    <w:abstractNumId w:val="28"/>
  </w:num>
  <w:num w:numId="37" w16cid:durableId="1799689640">
    <w:abstractNumId w:val="9"/>
  </w:num>
  <w:num w:numId="38" w16cid:durableId="1206062708">
    <w:abstractNumId w:val="15"/>
  </w:num>
  <w:num w:numId="39" w16cid:durableId="652488442">
    <w:abstractNumId w:val="8"/>
  </w:num>
  <w:num w:numId="40" w16cid:durableId="11843207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753"/>
    <w:rsid w:val="00000003"/>
    <w:rsid w:val="000007BA"/>
    <w:rsid w:val="00002693"/>
    <w:rsid w:val="000034B1"/>
    <w:rsid w:val="00004893"/>
    <w:rsid w:val="00005FD8"/>
    <w:rsid w:val="000100B2"/>
    <w:rsid w:val="000109ED"/>
    <w:rsid w:val="0001208E"/>
    <w:rsid w:val="000120EE"/>
    <w:rsid w:val="00013A33"/>
    <w:rsid w:val="00013CC8"/>
    <w:rsid w:val="0001470F"/>
    <w:rsid w:val="00016C50"/>
    <w:rsid w:val="00016D4A"/>
    <w:rsid w:val="00020995"/>
    <w:rsid w:val="000228F0"/>
    <w:rsid w:val="00024321"/>
    <w:rsid w:val="00024B75"/>
    <w:rsid w:val="0002609F"/>
    <w:rsid w:val="00030047"/>
    <w:rsid w:val="00030259"/>
    <w:rsid w:val="00030605"/>
    <w:rsid w:val="00031E4D"/>
    <w:rsid w:val="00031EB7"/>
    <w:rsid w:val="000323EF"/>
    <w:rsid w:val="00032CB8"/>
    <w:rsid w:val="00032EF1"/>
    <w:rsid w:val="00033599"/>
    <w:rsid w:val="00034D01"/>
    <w:rsid w:val="00034E3D"/>
    <w:rsid w:val="00035AF6"/>
    <w:rsid w:val="000410C8"/>
    <w:rsid w:val="00041960"/>
    <w:rsid w:val="00042B61"/>
    <w:rsid w:val="00042D18"/>
    <w:rsid w:val="00043B9A"/>
    <w:rsid w:val="00044479"/>
    <w:rsid w:val="00045464"/>
    <w:rsid w:val="00045604"/>
    <w:rsid w:val="000462DB"/>
    <w:rsid w:val="0004652B"/>
    <w:rsid w:val="00050D5B"/>
    <w:rsid w:val="000514FF"/>
    <w:rsid w:val="0005193B"/>
    <w:rsid w:val="00052D11"/>
    <w:rsid w:val="00053361"/>
    <w:rsid w:val="0005371B"/>
    <w:rsid w:val="000538A6"/>
    <w:rsid w:val="00053F1E"/>
    <w:rsid w:val="000554F0"/>
    <w:rsid w:val="00055776"/>
    <w:rsid w:val="000574BD"/>
    <w:rsid w:val="000574EF"/>
    <w:rsid w:val="000576B3"/>
    <w:rsid w:val="00057A3C"/>
    <w:rsid w:val="00057AAA"/>
    <w:rsid w:val="00060570"/>
    <w:rsid w:val="0006092E"/>
    <w:rsid w:val="00060CCE"/>
    <w:rsid w:val="000614F8"/>
    <w:rsid w:val="00062B0B"/>
    <w:rsid w:val="000653C8"/>
    <w:rsid w:val="00065CB9"/>
    <w:rsid w:val="000666FC"/>
    <w:rsid w:val="00066D61"/>
    <w:rsid w:val="00066FB2"/>
    <w:rsid w:val="00071B5F"/>
    <w:rsid w:val="000729F9"/>
    <w:rsid w:val="00073031"/>
    <w:rsid w:val="000750A6"/>
    <w:rsid w:val="0007530D"/>
    <w:rsid w:val="000758E1"/>
    <w:rsid w:val="00076070"/>
    <w:rsid w:val="00076B4E"/>
    <w:rsid w:val="00076D87"/>
    <w:rsid w:val="000779C8"/>
    <w:rsid w:val="0008091C"/>
    <w:rsid w:val="00081B4B"/>
    <w:rsid w:val="000828F7"/>
    <w:rsid w:val="00082B6B"/>
    <w:rsid w:val="00082F7B"/>
    <w:rsid w:val="000836F0"/>
    <w:rsid w:val="00084ABB"/>
    <w:rsid w:val="00085EC5"/>
    <w:rsid w:val="00087B16"/>
    <w:rsid w:val="00087EA2"/>
    <w:rsid w:val="00091184"/>
    <w:rsid w:val="00091A80"/>
    <w:rsid w:val="000936E1"/>
    <w:rsid w:val="000948CD"/>
    <w:rsid w:val="000951F5"/>
    <w:rsid w:val="00095343"/>
    <w:rsid w:val="000975F2"/>
    <w:rsid w:val="00097B70"/>
    <w:rsid w:val="00097FDF"/>
    <w:rsid w:val="000A0F74"/>
    <w:rsid w:val="000A11DE"/>
    <w:rsid w:val="000A14EE"/>
    <w:rsid w:val="000A16C9"/>
    <w:rsid w:val="000A2489"/>
    <w:rsid w:val="000A2F1B"/>
    <w:rsid w:val="000A3870"/>
    <w:rsid w:val="000A40B5"/>
    <w:rsid w:val="000A5592"/>
    <w:rsid w:val="000A605F"/>
    <w:rsid w:val="000B00B7"/>
    <w:rsid w:val="000B0AC2"/>
    <w:rsid w:val="000B1E71"/>
    <w:rsid w:val="000B1EF3"/>
    <w:rsid w:val="000B310C"/>
    <w:rsid w:val="000B5EA1"/>
    <w:rsid w:val="000B67B7"/>
    <w:rsid w:val="000B7170"/>
    <w:rsid w:val="000B7F55"/>
    <w:rsid w:val="000C0211"/>
    <w:rsid w:val="000C0359"/>
    <w:rsid w:val="000C1232"/>
    <w:rsid w:val="000C3EDB"/>
    <w:rsid w:val="000C4142"/>
    <w:rsid w:val="000C4BFE"/>
    <w:rsid w:val="000C4E80"/>
    <w:rsid w:val="000C59CD"/>
    <w:rsid w:val="000C6205"/>
    <w:rsid w:val="000D0E54"/>
    <w:rsid w:val="000D1248"/>
    <w:rsid w:val="000D2059"/>
    <w:rsid w:val="000D36D2"/>
    <w:rsid w:val="000D4A62"/>
    <w:rsid w:val="000D51A9"/>
    <w:rsid w:val="000D5209"/>
    <w:rsid w:val="000D5BBC"/>
    <w:rsid w:val="000D6908"/>
    <w:rsid w:val="000D71CB"/>
    <w:rsid w:val="000D7887"/>
    <w:rsid w:val="000E03D7"/>
    <w:rsid w:val="000E07AF"/>
    <w:rsid w:val="000E1EC6"/>
    <w:rsid w:val="000E2B62"/>
    <w:rsid w:val="000E4C19"/>
    <w:rsid w:val="000E5109"/>
    <w:rsid w:val="000E7228"/>
    <w:rsid w:val="000E7D15"/>
    <w:rsid w:val="000F2940"/>
    <w:rsid w:val="000F32BF"/>
    <w:rsid w:val="000F35C0"/>
    <w:rsid w:val="000F3B5A"/>
    <w:rsid w:val="000F3BB8"/>
    <w:rsid w:val="000F4C4D"/>
    <w:rsid w:val="000F51B9"/>
    <w:rsid w:val="00100C01"/>
    <w:rsid w:val="00101006"/>
    <w:rsid w:val="00101BA0"/>
    <w:rsid w:val="00102FCE"/>
    <w:rsid w:val="001032E7"/>
    <w:rsid w:val="001047FE"/>
    <w:rsid w:val="00104DB2"/>
    <w:rsid w:val="00104E0E"/>
    <w:rsid w:val="00104F0D"/>
    <w:rsid w:val="00106908"/>
    <w:rsid w:val="00107684"/>
    <w:rsid w:val="001077F1"/>
    <w:rsid w:val="001103AA"/>
    <w:rsid w:val="001107D6"/>
    <w:rsid w:val="001112F3"/>
    <w:rsid w:val="00111554"/>
    <w:rsid w:val="00113615"/>
    <w:rsid w:val="0011626F"/>
    <w:rsid w:val="00116DD9"/>
    <w:rsid w:val="001173C4"/>
    <w:rsid w:val="001173D4"/>
    <w:rsid w:val="00117B85"/>
    <w:rsid w:val="00117C40"/>
    <w:rsid w:val="001205E4"/>
    <w:rsid w:val="0012061F"/>
    <w:rsid w:val="001223C2"/>
    <w:rsid w:val="00126D5F"/>
    <w:rsid w:val="0012753E"/>
    <w:rsid w:val="00127732"/>
    <w:rsid w:val="001277F9"/>
    <w:rsid w:val="0012788B"/>
    <w:rsid w:val="00127F13"/>
    <w:rsid w:val="00130065"/>
    <w:rsid w:val="001321D7"/>
    <w:rsid w:val="0013305C"/>
    <w:rsid w:val="00133629"/>
    <w:rsid w:val="00133C11"/>
    <w:rsid w:val="001340F5"/>
    <w:rsid w:val="00134A80"/>
    <w:rsid w:val="00137168"/>
    <w:rsid w:val="001377D7"/>
    <w:rsid w:val="001378D4"/>
    <w:rsid w:val="00140D98"/>
    <w:rsid w:val="00141364"/>
    <w:rsid w:val="00141B6B"/>
    <w:rsid w:val="00144E4B"/>
    <w:rsid w:val="00145BAB"/>
    <w:rsid w:val="001468F1"/>
    <w:rsid w:val="0015051A"/>
    <w:rsid w:val="0015087E"/>
    <w:rsid w:val="001512D2"/>
    <w:rsid w:val="00151596"/>
    <w:rsid w:val="0015167F"/>
    <w:rsid w:val="001522DD"/>
    <w:rsid w:val="0015308C"/>
    <w:rsid w:val="0015423A"/>
    <w:rsid w:val="00154772"/>
    <w:rsid w:val="00155587"/>
    <w:rsid w:val="001557C8"/>
    <w:rsid w:val="0015624F"/>
    <w:rsid w:val="00156319"/>
    <w:rsid w:val="00156D84"/>
    <w:rsid w:val="00157212"/>
    <w:rsid w:val="001573CE"/>
    <w:rsid w:val="001578B9"/>
    <w:rsid w:val="0016010C"/>
    <w:rsid w:val="001625AC"/>
    <w:rsid w:val="00163945"/>
    <w:rsid w:val="00163F56"/>
    <w:rsid w:val="001642EA"/>
    <w:rsid w:val="0016466F"/>
    <w:rsid w:val="001675E7"/>
    <w:rsid w:val="00167857"/>
    <w:rsid w:val="00172499"/>
    <w:rsid w:val="00173AFD"/>
    <w:rsid w:val="001742BA"/>
    <w:rsid w:val="00174337"/>
    <w:rsid w:val="00174D87"/>
    <w:rsid w:val="00175EA7"/>
    <w:rsid w:val="00176B5A"/>
    <w:rsid w:val="0017711D"/>
    <w:rsid w:val="00177F91"/>
    <w:rsid w:val="001802EB"/>
    <w:rsid w:val="001804ED"/>
    <w:rsid w:val="00180AB2"/>
    <w:rsid w:val="00181E02"/>
    <w:rsid w:val="0018316B"/>
    <w:rsid w:val="00183C60"/>
    <w:rsid w:val="001844BA"/>
    <w:rsid w:val="00184866"/>
    <w:rsid w:val="0018632B"/>
    <w:rsid w:val="00186EBD"/>
    <w:rsid w:val="0019098D"/>
    <w:rsid w:val="00190B55"/>
    <w:rsid w:val="001911B4"/>
    <w:rsid w:val="00192564"/>
    <w:rsid w:val="00192F34"/>
    <w:rsid w:val="00194B47"/>
    <w:rsid w:val="0019567B"/>
    <w:rsid w:val="00195C18"/>
    <w:rsid w:val="001A005B"/>
    <w:rsid w:val="001A0796"/>
    <w:rsid w:val="001A0E3B"/>
    <w:rsid w:val="001A1C3A"/>
    <w:rsid w:val="001A2156"/>
    <w:rsid w:val="001A2995"/>
    <w:rsid w:val="001A31BE"/>
    <w:rsid w:val="001A38B8"/>
    <w:rsid w:val="001A3A26"/>
    <w:rsid w:val="001A3EF4"/>
    <w:rsid w:val="001A41F6"/>
    <w:rsid w:val="001A43DB"/>
    <w:rsid w:val="001A443B"/>
    <w:rsid w:val="001A4976"/>
    <w:rsid w:val="001A6125"/>
    <w:rsid w:val="001A6209"/>
    <w:rsid w:val="001A7F26"/>
    <w:rsid w:val="001B0EAB"/>
    <w:rsid w:val="001B102F"/>
    <w:rsid w:val="001B1BA9"/>
    <w:rsid w:val="001B1D45"/>
    <w:rsid w:val="001B25E8"/>
    <w:rsid w:val="001B2E37"/>
    <w:rsid w:val="001B3295"/>
    <w:rsid w:val="001C24C8"/>
    <w:rsid w:val="001C2DCF"/>
    <w:rsid w:val="001C3015"/>
    <w:rsid w:val="001C353D"/>
    <w:rsid w:val="001C596B"/>
    <w:rsid w:val="001C5CF1"/>
    <w:rsid w:val="001C65D3"/>
    <w:rsid w:val="001D081D"/>
    <w:rsid w:val="001D3AE2"/>
    <w:rsid w:val="001D3BB5"/>
    <w:rsid w:val="001D3D52"/>
    <w:rsid w:val="001D4965"/>
    <w:rsid w:val="001D605A"/>
    <w:rsid w:val="001D6E88"/>
    <w:rsid w:val="001D7220"/>
    <w:rsid w:val="001E01E4"/>
    <w:rsid w:val="001E0574"/>
    <w:rsid w:val="001E73E7"/>
    <w:rsid w:val="001E7653"/>
    <w:rsid w:val="001E7B07"/>
    <w:rsid w:val="001F084C"/>
    <w:rsid w:val="001F0F10"/>
    <w:rsid w:val="001F19DF"/>
    <w:rsid w:val="001F1A87"/>
    <w:rsid w:val="001F2162"/>
    <w:rsid w:val="001F43EE"/>
    <w:rsid w:val="001F4542"/>
    <w:rsid w:val="001F4D5E"/>
    <w:rsid w:val="001F4D7B"/>
    <w:rsid w:val="001F5254"/>
    <w:rsid w:val="001F5DD7"/>
    <w:rsid w:val="001F6B1B"/>
    <w:rsid w:val="001F7022"/>
    <w:rsid w:val="001F763C"/>
    <w:rsid w:val="00200290"/>
    <w:rsid w:val="00200BC2"/>
    <w:rsid w:val="00201097"/>
    <w:rsid w:val="0020219B"/>
    <w:rsid w:val="00203032"/>
    <w:rsid w:val="002058AC"/>
    <w:rsid w:val="00205EEA"/>
    <w:rsid w:val="0020637E"/>
    <w:rsid w:val="00206E1F"/>
    <w:rsid w:val="00210A80"/>
    <w:rsid w:val="00210EBF"/>
    <w:rsid w:val="002112FF"/>
    <w:rsid w:val="0021179E"/>
    <w:rsid w:val="00212C8D"/>
    <w:rsid w:val="00213994"/>
    <w:rsid w:val="002142F1"/>
    <w:rsid w:val="00214335"/>
    <w:rsid w:val="00214F1F"/>
    <w:rsid w:val="00215753"/>
    <w:rsid w:val="00215CAA"/>
    <w:rsid w:val="00217774"/>
    <w:rsid w:val="002203FD"/>
    <w:rsid w:val="00220A63"/>
    <w:rsid w:val="002217D1"/>
    <w:rsid w:val="0022231D"/>
    <w:rsid w:val="0022300B"/>
    <w:rsid w:val="00223ACC"/>
    <w:rsid w:val="00224EF7"/>
    <w:rsid w:val="00226437"/>
    <w:rsid w:val="0022679C"/>
    <w:rsid w:val="00227053"/>
    <w:rsid w:val="00230FD2"/>
    <w:rsid w:val="00231AFC"/>
    <w:rsid w:val="00232A1A"/>
    <w:rsid w:val="002330D1"/>
    <w:rsid w:val="00234959"/>
    <w:rsid w:val="002352D6"/>
    <w:rsid w:val="002372C3"/>
    <w:rsid w:val="00240251"/>
    <w:rsid w:val="002403E0"/>
    <w:rsid w:val="00241746"/>
    <w:rsid w:val="00243A3B"/>
    <w:rsid w:val="00244384"/>
    <w:rsid w:val="002459ED"/>
    <w:rsid w:val="00246159"/>
    <w:rsid w:val="00246F44"/>
    <w:rsid w:val="00250E8D"/>
    <w:rsid w:val="00251C8D"/>
    <w:rsid w:val="00252187"/>
    <w:rsid w:val="002535F6"/>
    <w:rsid w:val="002536E8"/>
    <w:rsid w:val="0025371F"/>
    <w:rsid w:val="00253D52"/>
    <w:rsid w:val="002549F4"/>
    <w:rsid w:val="00254F95"/>
    <w:rsid w:val="002550DD"/>
    <w:rsid w:val="002606C9"/>
    <w:rsid w:val="0026288F"/>
    <w:rsid w:val="002633AD"/>
    <w:rsid w:val="00264738"/>
    <w:rsid w:val="002652E3"/>
    <w:rsid w:val="0026537D"/>
    <w:rsid w:val="0026770A"/>
    <w:rsid w:val="0027220A"/>
    <w:rsid w:val="00272269"/>
    <w:rsid w:val="002725DB"/>
    <w:rsid w:val="002725F0"/>
    <w:rsid w:val="00273517"/>
    <w:rsid w:val="0027357A"/>
    <w:rsid w:val="00273B1E"/>
    <w:rsid w:val="00274F67"/>
    <w:rsid w:val="00274FD2"/>
    <w:rsid w:val="00276312"/>
    <w:rsid w:val="0027678F"/>
    <w:rsid w:val="00277702"/>
    <w:rsid w:val="002778AB"/>
    <w:rsid w:val="00280E74"/>
    <w:rsid w:val="0028165D"/>
    <w:rsid w:val="002819CD"/>
    <w:rsid w:val="00281F10"/>
    <w:rsid w:val="002830F3"/>
    <w:rsid w:val="0028406A"/>
    <w:rsid w:val="002845BC"/>
    <w:rsid w:val="00286AF5"/>
    <w:rsid w:val="00290D3B"/>
    <w:rsid w:val="00290F5A"/>
    <w:rsid w:val="002921A3"/>
    <w:rsid w:val="00292771"/>
    <w:rsid w:val="00293DCC"/>
    <w:rsid w:val="00293F1C"/>
    <w:rsid w:val="002945EB"/>
    <w:rsid w:val="00295972"/>
    <w:rsid w:val="00295D23"/>
    <w:rsid w:val="00296122"/>
    <w:rsid w:val="002A1579"/>
    <w:rsid w:val="002A1874"/>
    <w:rsid w:val="002A2073"/>
    <w:rsid w:val="002A23DC"/>
    <w:rsid w:val="002A2CEC"/>
    <w:rsid w:val="002A2EFF"/>
    <w:rsid w:val="002A3E10"/>
    <w:rsid w:val="002A4A09"/>
    <w:rsid w:val="002A5094"/>
    <w:rsid w:val="002A5CB9"/>
    <w:rsid w:val="002A5DB8"/>
    <w:rsid w:val="002A5F12"/>
    <w:rsid w:val="002A6CD3"/>
    <w:rsid w:val="002A7769"/>
    <w:rsid w:val="002A788C"/>
    <w:rsid w:val="002B081E"/>
    <w:rsid w:val="002B277E"/>
    <w:rsid w:val="002B2907"/>
    <w:rsid w:val="002B2C97"/>
    <w:rsid w:val="002B2E0E"/>
    <w:rsid w:val="002B4C1C"/>
    <w:rsid w:val="002B515B"/>
    <w:rsid w:val="002B5371"/>
    <w:rsid w:val="002B6904"/>
    <w:rsid w:val="002C0396"/>
    <w:rsid w:val="002C0E7F"/>
    <w:rsid w:val="002C13AE"/>
    <w:rsid w:val="002C195F"/>
    <w:rsid w:val="002C1B5D"/>
    <w:rsid w:val="002C1BDE"/>
    <w:rsid w:val="002C2E93"/>
    <w:rsid w:val="002C4F5E"/>
    <w:rsid w:val="002C5166"/>
    <w:rsid w:val="002C51FC"/>
    <w:rsid w:val="002C5C35"/>
    <w:rsid w:val="002C69C2"/>
    <w:rsid w:val="002C71F5"/>
    <w:rsid w:val="002C744B"/>
    <w:rsid w:val="002C7935"/>
    <w:rsid w:val="002D0D0F"/>
    <w:rsid w:val="002D14C5"/>
    <w:rsid w:val="002D26A2"/>
    <w:rsid w:val="002D40BE"/>
    <w:rsid w:val="002D45CA"/>
    <w:rsid w:val="002D4614"/>
    <w:rsid w:val="002D493F"/>
    <w:rsid w:val="002D54CF"/>
    <w:rsid w:val="002D64D8"/>
    <w:rsid w:val="002D6615"/>
    <w:rsid w:val="002D7AAD"/>
    <w:rsid w:val="002D7E94"/>
    <w:rsid w:val="002E0D45"/>
    <w:rsid w:val="002E25E6"/>
    <w:rsid w:val="002E29E0"/>
    <w:rsid w:val="002E2E1A"/>
    <w:rsid w:val="002E30AC"/>
    <w:rsid w:val="002E3CC0"/>
    <w:rsid w:val="002E4911"/>
    <w:rsid w:val="002E58F4"/>
    <w:rsid w:val="002F0026"/>
    <w:rsid w:val="002F0324"/>
    <w:rsid w:val="002F071B"/>
    <w:rsid w:val="002F1213"/>
    <w:rsid w:val="002F5C91"/>
    <w:rsid w:val="002F5EFA"/>
    <w:rsid w:val="002F5F3C"/>
    <w:rsid w:val="00300A1C"/>
    <w:rsid w:val="00300D7A"/>
    <w:rsid w:val="00300FAF"/>
    <w:rsid w:val="003012A8"/>
    <w:rsid w:val="00301F51"/>
    <w:rsid w:val="00302619"/>
    <w:rsid w:val="00302F2A"/>
    <w:rsid w:val="00303F4B"/>
    <w:rsid w:val="00305514"/>
    <w:rsid w:val="003056DE"/>
    <w:rsid w:val="003064D5"/>
    <w:rsid w:val="00307033"/>
    <w:rsid w:val="00307432"/>
    <w:rsid w:val="00307D50"/>
    <w:rsid w:val="00310782"/>
    <w:rsid w:val="00311612"/>
    <w:rsid w:val="0031207F"/>
    <w:rsid w:val="00312789"/>
    <w:rsid w:val="00313212"/>
    <w:rsid w:val="003147A3"/>
    <w:rsid w:val="00315F99"/>
    <w:rsid w:val="00316714"/>
    <w:rsid w:val="003174AC"/>
    <w:rsid w:val="00317D99"/>
    <w:rsid w:val="00320AD3"/>
    <w:rsid w:val="00320F2F"/>
    <w:rsid w:val="00321965"/>
    <w:rsid w:val="00321A21"/>
    <w:rsid w:val="0032337E"/>
    <w:rsid w:val="0032379C"/>
    <w:rsid w:val="0032509C"/>
    <w:rsid w:val="003279C3"/>
    <w:rsid w:val="00330411"/>
    <w:rsid w:val="00331A9D"/>
    <w:rsid w:val="00333833"/>
    <w:rsid w:val="0033479A"/>
    <w:rsid w:val="00336471"/>
    <w:rsid w:val="0033698B"/>
    <w:rsid w:val="003375B0"/>
    <w:rsid w:val="00337869"/>
    <w:rsid w:val="00341105"/>
    <w:rsid w:val="00341CB2"/>
    <w:rsid w:val="00342603"/>
    <w:rsid w:val="003430AF"/>
    <w:rsid w:val="00345229"/>
    <w:rsid w:val="00345642"/>
    <w:rsid w:val="00345952"/>
    <w:rsid w:val="00345E51"/>
    <w:rsid w:val="003467DB"/>
    <w:rsid w:val="00346AB3"/>
    <w:rsid w:val="00346AF4"/>
    <w:rsid w:val="00347135"/>
    <w:rsid w:val="003477B3"/>
    <w:rsid w:val="00350DF1"/>
    <w:rsid w:val="003516ED"/>
    <w:rsid w:val="003531A3"/>
    <w:rsid w:val="00353E18"/>
    <w:rsid w:val="00355F16"/>
    <w:rsid w:val="0035627C"/>
    <w:rsid w:val="003562A8"/>
    <w:rsid w:val="003566B2"/>
    <w:rsid w:val="0035673F"/>
    <w:rsid w:val="003567B4"/>
    <w:rsid w:val="003576E0"/>
    <w:rsid w:val="00360FF7"/>
    <w:rsid w:val="0036109A"/>
    <w:rsid w:val="00361860"/>
    <w:rsid w:val="00362350"/>
    <w:rsid w:val="00362F27"/>
    <w:rsid w:val="00362FCB"/>
    <w:rsid w:val="00364402"/>
    <w:rsid w:val="00364F11"/>
    <w:rsid w:val="003655AD"/>
    <w:rsid w:val="00366657"/>
    <w:rsid w:val="00366DCF"/>
    <w:rsid w:val="00366DFE"/>
    <w:rsid w:val="00370FA8"/>
    <w:rsid w:val="003714E3"/>
    <w:rsid w:val="00371A2D"/>
    <w:rsid w:val="00374BC7"/>
    <w:rsid w:val="00374D88"/>
    <w:rsid w:val="00375815"/>
    <w:rsid w:val="00375A2D"/>
    <w:rsid w:val="00375D96"/>
    <w:rsid w:val="00377351"/>
    <w:rsid w:val="003803C1"/>
    <w:rsid w:val="003804C1"/>
    <w:rsid w:val="003812DA"/>
    <w:rsid w:val="00381F7B"/>
    <w:rsid w:val="00382AF2"/>
    <w:rsid w:val="003835DF"/>
    <w:rsid w:val="00383856"/>
    <w:rsid w:val="00384BAE"/>
    <w:rsid w:val="00384D22"/>
    <w:rsid w:val="00386399"/>
    <w:rsid w:val="00386B81"/>
    <w:rsid w:val="00386C52"/>
    <w:rsid w:val="003870E5"/>
    <w:rsid w:val="0039122D"/>
    <w:rsid w:val="00392797"/>
    <w:rsid w:val="00392CC8"/>
    <w:rsid w:val="00395BE2"/>
    <w:rsid w:val="00396A3F"/>
    <w:rsid w:val="00396DE0"/>
    <w:rsid w:val="003A0041"/>
    <w:rsid w:val="003A0130"/>
    <w:rsid w:val="003A0426"/>
    <w:rsid w:val="003A0F50"/>
    <w:rsid w:val="003A159E"/>
    <w:rsid w:val="003A1959"/>
    <w:rsid w:val="003A1DD3"/>
    <w:rsid w:val="003A22DD"/>
    <w:rsid w:val="003A48B2"/>
    <w:rsid w:val="003A50E7"/>
    <w:rsid w:val="003A50FD"/>
    <w:rsid w:val="003A610F"/>
    <w:rsid w:val="003A7B34"/>
    <w:rsid w:val="003A7FA4"/>
    <w:rsid w:val="003B11AF"/>
    <w:rsid w:val="003B11D4"/>
    <w:rsid w:val="003B160E"/>
    <w:rsid w:val="003B16EF"/>
    <w:rsid w:val="003B2255"/>
    <w:rsid w:val="003B2C9B"/>
    <w:rsid w:val="003B32E2"/>
    <w:rsid w:val="003B3565"/>
    <w:rsid w:val="003B672A"/>
    <w:rsid w:val="003B74D7"/>
    <w:rsid w:val="003B7585"/>
    <w:rsid w:val="003B783F"/>
    <w:rsid w:val="003C02DC"/>
    <w:rsid w:val="003C0EDC"/>
    <w:rsid w:val="003C1806"/>
    <w:rsid w:val="003C3C6E"/>
    <w:rsid w:val="003C4AB3"/>
    <w:rsid w:val="003C52AE"/>
    <w:rsid w:val="003C5C4F"/>
    <w:rsid w:val="003C5FAE"/>
    <w:rsid w:val="003C6120"/>
    <w:rsid w:val="003C6F47"/>
    <w:rsid w:val="003D02E4"/>
    <w:rsid w:val="003D1B6D"/>
    <w:rsid w:val="003D20F1"/>
    <w:rsid w:val="003D3641"/>
    <w:rsid w:val="003D3FED"/>
    <w:rsid w:val="003D4617"/>
    <w:rsid w:val="003D5387"/>
    <w:rsid w:val="003D54FB"/>
    <w:rsid w:val="003D5672"/>
    <w:rsid w:val="003D6172"/>
    <w:rsid w:val="003D72F3"/>
    <w:rsid w:val="003E01F8"/>
    <w:rsid w:val="003E0327"/>
    <w:rsid w:val="003E5695"/>
    <w:rsid w:val="003F014D"/>
    <w:rsid w:val="003F04B6"/>
    <w:rsid w:val="003F088A"/>
    <w:rsid w:val="003F0C30"/>
    <w:rsid w:val="003F1AE0"/>
    <w:rsid w:val="003F2D76"/>
    <w:rsid w:val="003F5E28"/>
    <w:rsid w:val="003F61DD"/>
    <w:rsid w:val="003F70B1"/>
    <w:rsid w:val="004006D1"/>
    <w:rsid w:val="00401327"/>
    <w:rsid w:val="00401878"/>
    <w:rsid w:val="00401F0B"/>
    <w:rsid w:val="00402CEB"/>
    <w:rsid w:val="00405AE5"/>
    <w:rsid w:val="00407190"/>
    <w:rsid w:val="0041196D"/>
    <w:rsid w:val="00411C59"/>
    <w:rsid w:val="00412275"/>
    <w:rsid w:val="00412635"/>
    <w:rsid w:val="00412A73"/>
    <w:rsid w:val="00413275"/>
    <w:rsid w:val="00415EBE"/>
    <w:rsid w:val="00417D7D"/>
    <w:rsid w:val="004206C6"/>
    <w:rsid w:val="004207B7"/>
    <w:rsid w:val="00422724"/>
    <w:rsid w:val="00424558"/>
    <w:rsid w:val="0042488E"/>
    <w:rsid w:val="004251D1"/>
    <w:rsid w:val="00426083"/>
    <w:rsid w:val="0042686C"/>
    <w:rsid w:val="00427F80"/>
    <w:rsid w:val="004300BB"/>
    <w:rsid w:val="004310C6"/>
    <w:rsid w:val="0043168D"/>
    <w:rsid w:val="00431C94"/>
    <w:rsid w:val="004324FE"/>
    <w:rsid w:val="004325FA"/>
    <w:rsid w:val="00432BBD"/>
    <w:rsid w:val="004342EC"/>
    <w:rsid w:val="00434BCB"/>
    <w:rsid w:val="00434D10"/>
    <w:rsid w:val="00434E2F"/>
    <w:rsid w:val="00434F31"/>
    <w:rsid w:val="00435C0F"/>
    <w:rsid w:val="00435DF5"/>
    <w:rsid w:val="00436097"/>
    <w:rsid w:val="004368F6"/>
    <w:rsid w:val="00436C66"/>
    <w:rsid w:val="00437558"/>
    <w:rsid w:val="004377B5"/>
    <w:rsid w:val="00437964"/>
    <w:rsid w:val="004404F6"/>
    <w:rsid w:val="00440544"/>
    <w:rsid w:val="00441E8D"/>
    <w:rsid w:val="00441F4A"/>
    <w:rsid w:val="004421D8"/>
    <w:rsid w:val="004423CD"/>
    <w:rsid w:val="00442A37"/>
    <w:rsid w:val="00447E4D"/>
    <w:rsid w:val="00450CEC"/>
    <w:rsid w:val="00452C38"/>
    <w:rsid w:val="00452D7E"/>
    <w:rsid w:val="00454878"/>
    <w:rsid w:val="004558CB"/>
    <w:rsid w:val="004569AB"/>
    <w:rsid w:val="00460ED2"/>
    <w:rsid w:val="00461BE8"/>
    <w:rsid w:val="00462661"/>
    <w:rsid w:val="0046314D"/>
    <w:rsid w:val="00464EF9"/>
    <w:rsid w:val="00465A40"/>
    <w:rsid w:val="004664EF"/>
    <w:rsid w:val="0046773A"/>
    <w:rsid w:val="004706DD"/>
    <w:rsid w:val="00471053"/>
    <w:rsid w:val="0047149E"/>
    <w:rsid w:val="00471656"/>
    <w:rsid w:val="00471CBC"/>
    <w:rsid w:val="004729C3"/>
    <w:rsid w:val="004753B4"/>
    <w:rsid w:val="004765D2"/>
    <w:rsid w:val="004767EE"/>
    <w:rsid w:val="004769DE"/>
    <w:rsid w:val="00476FEE"/>
    <w:rsid w:val="00477C0F"/>
    <w:rsid w:val="00477D07"/>
    <w:rsid w:val="00477E22"/>
    <w:rsid w:val="00477F8B"/>
    <w:rsid w:val="00480176"/>
    <w:rsid w:val="004811A9"/>
    <w:rsid w:val="00481640"/>
    <w:rsid w:val="004837A0"/>
    <w:rsid w:val="00484768"/>
    <w:rsid w:val="0048654B"/>
    <w:rsid w:val="00487F43"/>
    <w:rsid w:val="00490A05"/>
    <w:rsid w:val="00491C1F"/>
    <w:rsid w:val="004938C1"/>
    <w:rsid w:val="00496197"/>
    <w:rsid w:val="004A0554"/>
    <w:rsid w:val="004A06E8"/>
    <w:rsid w:val="004A0829"/>
    <w:rsid w:val="004A1922"/>
    <w:rsid w:val="004A1F7D"/>
    <w:rsid w:val="004A300A"/>
    <w:rsid w:val="004A3154"/>
    <w:rsid w:val="004A3D9C"/>
    <w:rsid w:val="004A5AF7"/>
    <w:rsid w:val="004A6096"/>
    <w:rsid w:val="004A6A88"/>
    <w:rsid w:val="004A6B69"/>
    <w:rsid w:val="004A7CBE"/>
    <w:rsid w:val="004B0E15"/>
    <w:rsid w:val="004B0E82"/>
    <w:rsid w:val="004B14EB"/>
    <w:rsid w:val="004B1F06"/>
    <w:rsid w:val="004B220E"/>
    <w:rsid w:val="004B2987"/>
    <w:rsid w:val="004B391B"/>
    <w:rsid w:val="004B39E1"/>
    <w:rsid w:val="004B44B8"/>
    <w:rsid w:val="004B475D"/>
    <w:rsid w:val="004B5747"/>
    <w:rsid w:val="004B65FC"/>
    <w:rsid w:val="004B783D"/>
    <w:rsid w:val="004B7E09"/>
    <w:rsid w:val="004B7F9D"/>
    <w:rsid w:val="004C0D7F"/>
    <w:rsid w:val="004C2BCD"/>
    <w:rsid w:val="004C342F"/>
    <w:rsid w:val="004C3DBD"/>
    <w:rsid w:val="004C640B"/>
    <w:rsid w:val="004C6856"/>
    <w:rsid w:val="004D1238"/>
    <w:rsid w:val="004D1E3F"/>
    <w:rsid w:val="004D247D"/>
    <w:rsid w:val="004D25F9"/>
    <w:rsid w:val="004D3070"/>
    <w:rsid w:val="004D37C8"/>
    <w:rsid w:val="004D473E"/>
    <w:rsid w:val="004D4E34"/>
    <w:rsid w:val="004D5275"/>
    <w:rsid w:val="004D5853"/>
    <w:rsid w:val="004E24E1"/>
    <w:rsid w:val="004E365B"/>
    <w:rsid w:val="004E3B2E"/>
    <w:rsid w:val="004E4314"/>
    <w:rsid w:val="004E5293"/>
    <w:rsid w:val="004E572C"/>
    <w:rsid w:val="004E5FC2"/>
    <w:rsid w:val="004E7B8A"/>
    <w:rsid w:val="004F0727"/>
    <w:rsid w:val="004F2213"/>
    <w:rsid w:val="004F4565"/>
    <w:rsid w:val="004F598B"/>
    <w:rsid w:val="004F671A"/>
    <w:rsid w:val="004F7CEF"/>
    <w:rsid w:val="004F7FAA"/>
    <w:rsid w:val="00500402"/>
    <w:rsid w:val="00501105"/>
    <w:rsid w:val="00501250"/>
    <w:rsid w:val="00502B35"/>
    <w:rsid w:val="00503C19"/>
    <w:rsid w:val="00503D76"/>
    <w:rsid w:val="00504829"/>
    <w:rsid w:val="00506770"/>
    <w:rsid w:val="005068A2"/>
    <w:rsid w:val="00507312"/>
    <w:rsid w:val="005074A2"/>
    <w:rsid w:val="0051007D"/>
    <w:rsid w:val="0051443F"/>
    <w:rsid w:val="005148E2"/>
    <w:rsid w:val="00516330"/>
    <w:rsid w:val="00516B0C"/>
    <w:rsid w:val="00516EDB"/>
    <w:rsid w:val="005214AD"/>
    <w:rsid w:val="005221FC"/>
    <w:rsid w:val="005225F9"/>
    <w:rsid w:val="0052348E"/>
    <w:rsid w:val="005248FC"/>
    <w:rsid w:val="00524914"/>
    <w:rsid w:val="00524B20"/>
    <w:rsid w:val="0052531B"/>
    <w:rsid w:val="00527396"/>
    <w:rsid w:val="00527E42"/>
    <w:rsid w:val="005310D0"/>
    <w:rsid w:val="005312DB"/>
    <w:rsid w:val="00531B7C"/>
    <w:rsid w:val="0053346E"/>
    <w:rsid w:val="00536858"/>
    <w:rsid w:val="005368B5"/>
    <w:rsid w:val="0053698D"/>
    <w:rsid w:val="0054096C"/>
    <w:rsid w:val="00541F31"/>
    <w:rsid w:val="0054307C"/>
    <w:rsid w:val="00543F2C"/>
    <w:rsid w:val="00543FC1"/>
    <w:rsid w:val="00544FA0"/>
    <w:rsid w:val="00545841"/>
    <w:rsid w:val="00545F27"/>
    <w:rsid w:val="00545FE8"/>
    <w:rsid w:val="00546622"/>
    <w:rsid w:val="0055075F"/>
    <w:rsid w:val="0055076C"/>
    <w:rsid w:val="00550D8E"/>
    <w:rsid w:val="00550FB1"/>
    <w:rsid w:val="00551474"/>
    <w:rsid w:val="00551C26"/>
    <w:rsid w:val="00552F58"/>
    <w:rsid w:val="00553E31"/>
    <w:rsid w:val="005548D9"/>
    <w:rsid w:val="005552FD"/>
    <w:rsid w:val="00555E3A"/>
    <w:rsid w:val="00557003"/>
    <w:rsid w:val="00557812"/>
    <w:rsid w:val="005607F0"/>
    <w:rsid w:val="00561D42"/>
    <w:rsid w:val="00562E1D"/>
    <w:rsid w:val="00566EFB"/>
    <w:rsid w:val="005705A3"/>
    <w:rsid w:val="00571343"/>
    <w:rsid w:val="0057153E"/>
    <w:rsid w:val="00572136"/>
    <w:rsid w:val="00572D40"/>
    <w:rsid w:val="005734AA"/>
    <w:rsid w:val="00575BB4"/>
    <w:rsid w:val="0058035F"/>
    <w:rsid w:val="0058051A"/>
    <w:rsid w:val="00582443"/>
    <w:rsid w:val="00587CA7"/>
    <w:rsid w:val="00591189"/>
    <w:rsid w:val="005927A9"/>
    <w:rsid w:val="0059315A"/>
    <w:rsid w:val="0059378B"/>
    <w:rsid w:val="005941A7"/>
    <w:rsid w:val="0059436F"/>
    <w:rsid w:val="00594A91"/>
    <w:rsid w:val="005957E0"/>
    <w:rsid w:val="005968E2"/>
    <w:rsid w:val="005A0C2C"/>
    <w:rsid w:val="005A2BEB"/>
    <w:rsid w:val="005A3F59"/>
    <w:rsid w:val="005A5A0F"/>
    <w:rsid w:val="005A6FEF"/>
    <w:rsid w:val="005B0A3F"/>
    <w:rsid w:val="005B0F31"/>
    <w:rsid w:val="005B109B"/>
    <w:rsid w:val="005B214F"/>
    <w:rsid w:val="005B26D7"/>
    <w:rsid w:val="005B2930"/>
    <w:rsid w:val="005B2BD7"/>
    <w:rsid w:val="005B44BD"/>
    <w:rsid w:val="005B458F"/>
    <w:rsid w:val="005B4C5D"/>
    <w:rsid w:val="005B5515"/>
    <w:rsid w:val="005B578A"/>
    <w:rsid w:val="005B5794"/>
    <w:rsid w:val="005B65D0"/>
    <w:rsid w:val="005B761D"/>
    <w:rsid w:val="005B77BB"/>
    <w:rsid w:val="005C0365"/>
    <w:rsid w:val="005C097F"/>
    <w:rsid w:val="005C1535"/>
    <w:rsid w:val="005C26D7"/>
    <w:rsid w:val="005C6225"/>
    <w:rsid w:val="005C6B42"/>
    <w:rsid w:val="005D189A"/>
    <w:rsid w:val="005D2CDD"/>
    <w:rsid w:val="005D4085"/>
    <w:rsid w:val="005D4C4F"/>
    <w:rsid w:val="005D5F5E"/>
    <w:rsid w:val="005D7B50"/>
    <w:rsid w:val="005E1996"/>
    <w:rsid w:val="005E1C21"/>
    <w:rsid w:val="005E2156"/>
    <w:rsid w:val="005E2DB2"/>
    <w:rsid w:val="005E3304"/>
    <w:rsid w:val="005E365F"/>
    <w:rsid w:val="005E381F"/>
    <w:rsid w:val="005E424C"/>
    <w:rsid w:val="005E4CBF"/>
    <w:rsid w:val="005E55C7"/>
    <w:rsid w:val="005E7140"/>
    <w:rsid w:val="005E7B42"/>
    <w:rsid w:val="005F0B3A"/>
    <w:rsid w:val="005F1690"/>
    <w:rsid w:val="005F1A2A"/>
    <w:rsid w:val="005F247D"/>
    <w:rsid w:val="005F25FD"/>
    <w:rsid w:val="005F3346"/>
    <w:rsid w:val="005F3E37"/>
    <w:rsid w:val="005F3FF0"/>
    <w:rsid w:val="005F65ED"/>
    <w:rsid w:val="005F6994"/>
    <w:rsid w:val="005F721F"/>
    <w:rsid w:val="006016A4"/>
    <w:rsid w:val="00601A3C"/>
    <w:rsid w:val="00602FF2"/>
    <w:rsid w:val="00604BA5"/>
    <w:rsid w:val="006056BF"/>
    <w:rsid w:val="00606014"/>
    <w:rsid w:val="00606128"/>
    <w:rsid w:val="006062E9"/>
    <w:rsid w:val="00607F57"/>
    <w:rsid w:val="006112A7"/>
    <w:rsid w:val="006120F8"/>
    <w:rsid w:val="006130FF"/>
    <w:rsid w:val="00613E34"/>
    <w:rsid w:val="00614951"/>
    <w:rsid w:val="00615A0A"/>
    <w:rsid w:val="00617B6B"/>
    <w:rsid w:val="00622A38"/>
    <w:rsid w:val="00622F6C"/>
    <w:rsid w:val="0062387F"/>
    <w:rsid w:val="006245CF"/>
    <w:rsid w:val="00624A6A"/>
    <w:rsid w:val="006269F3"/>
    <w:rsid w:val="00626CC7"/>
    <w:rsid w:val="00630DB8"/>
    <w:rsid w:val="00631876"/>
    <w:rsid w:val="00631A98"/>
    <w:rsid w:val="00631B2D"/>
    <w:rsid w:val="0063342A"/>
    <w:rsid w:val="00633943"/>
    <w:rsid w:val="006345CB"/>
    <w:rsid w:val="0063650B"/>
    <w:rsid w:val="00636C03"/>
    <w:rsid w:val="0063763D"/>
    <w:rsid w:val="00637B67"/>
    <w:rsid w:val="0064181C"/>
    <w:rsid w:val="006437BE"/>
    <w:rsid w:val="00643A27"/>
    <w:rsid w:val="00643B25"/>
    <w:rsid w:val="00643C0C"/>
    <w:rsid w:val="006442A6"/>
    <w:rsid w:val="00645013"/>
    <w:rsid w:val="0064583B"/>
    <w:rsid w:val="00646843"/>
    <w:rsid w:val="006469E5"/>
    <w:rsid w:val="006472DF"/>
    <w:rsid w:val="00653601"/>
    <w:rsid w:val="006537BB"/>
    <w:rsid w:val="00653A01"/>
    <w:rsid w:val="00653BF7"/>
    <w:rsid w:val="00654DD4"/>
    <w:rsid w:val="00655B1C"/>
    <w:rsid w:val="006560CB"/>
    <w:rsid w:val="00656EB4"/>
    <w:rsid w:val="006574DF"/>
    <w:rsid w:val="00657C57"/>
    <w:rsid w:val="00660240"/>
    <w:rsid w:val="0066166F"/>
    <w:rsid w:val="0066240B"/>
    <w:rsid w:val="00664528"/>
    <w:rsid w:val="00664771"/>
    <w:rsid w:val="00666187"/>
    <w:rsid w:val="00667B81"/>
    <w:rsid w:val="00667DB1"/>
    <w:rsid w:val="006708F0"/>
    <w:rsid w:val="00670D5C"/>
    <w:rsid w:val="0067161B"/>
    <w:rsid w:val="006726DC"/>
    <w:rsid w:val="00673525"/>
    <w:rsid w:val="006738B7"/>
    <w:rsid w:val="0067442B"/>
    <w:rsid w:val="006765B8"/>
    <w:rsid w:val="00676676"/>
    <w:rsid w:val="0067675F"/>
    <w:rsid w:val="00676841"/>
    <w:rsid w:val="0067694B"/>
    <w:rsid w:val="00680497"/>
    <w:rsid w:val="00681AA6"/>
    <w:rsid w:val="00681C1B"/>
    <w:rsid w:val="006823B8"/>
    <w:rsid w:val="00682AFF"/>
    <w:rsid w:val="00682C5C"/>
    <w:rsid w:val="00682E2B"/>
    <w:rsid w:val="00685D0A"/>
    <w:rsid w:val="00687ECE"/>
    <w:rsid w:val="00690943"/>
    <w:rsid w:val="006918F6"/>
    <w:rsid w:val="0069257F"/>
    <w:rsid w:val="00693BA8"/>
    <w:rsid w:val="00693D05"/>
    <w:rsid w:val="00693D26"/>
    <w:rsid w:val="00694855"/>
    <w:rsid w:val="00695271"/>
    <w:rsid w:val="00695958"/>
    <w:rsid w:val="006967B8"/>
    <w:rsid w:val="00697EC2"/>
    <w:rsid w:val="006A2136"/>
    <w:rsid w:val="006A2DA6"/>
    <w:rsid w:val="006A419E"/>
    <w:rsid w:val="006A6774"/>
    <w:rsid w:val="006A67A4"/>
    <w:rsid w:val="006A72E2"/>
    <w:rsid w:val="006B2E1E"/>
    <w:rsid w:val="006B3D62"/>
    <w:rsid w:val="006B430A"/>
    <w:rsid w:val="006B469F"/>
    <w:rsid w:val="006B4B31"/>
    <w:rsid w:val="006B6666"/>
    <w:rsid w:val="006B6BA9"/>
    <w:rsid w:val="006B7A2D"/>
    <w:rsid w:val="006B7E14"/>
    <w:rsid w:val="006B7E9E"/>
    <w:rsid w:val="006C06E1"/>
    <w:rsid w:val="006C0722"/>
    <w:rsid w:val="006C0755"/>
    <w:rsid w:val="006C14F0"/>
    <w:rsid w:val="006C1641"/>
    <w:rsid w:val="006C1AC3"/>
    <w:rsid w:val="006C26C6"/>
    <w:rsid w:val="006C2A38"/>
    <w:rsid w:val="006C31EB"/>
    <w:rsid w:val="006C4A5F"/>
    <w:rsid w:val="006C60CC"/>
    <w:rsid w:val="006C6C84"/>
    <w:rsid w:val="006C6E5E"/>
    <w:rsid w:val="006C753D"/>
    <w:rsid w:val="006D065F"/>
    <w:rsid w:val="006D1EAA"/>
    <w:rsid w:val="006D206A"/>
    <w:rsid w:val="006D2128"/>
    <w:rsid w:val="006D323A"/>
    <w:rsid w:val="006D71FA"/>
    <w:rsid w:val="006D7FA8"/>
    <w:rsid w:val="006E1F53"/>
    <w:rsid w:val="006E249A"/>
    <w:rsid w:val="006E4797"/>
    <w:rsid w:val="006E49A2"/>
    <w:rsid w:val="006E57B3"/>
    <w:rsid w:val="006E7D7A"/>
    <w:rsid w:val="006F0798"/>
    <w:rsid w:val="006F1A99"/>
    <w:rsid w:val="006F21E7"/>
    <w:rsid w:val="006F3BE4"/>
    <w:rsid w:val="006F4090"/>
    <w:rsid w:val="006F4096"/>
    <w:rsid w:val="006F4672"/>
    <w:rsid w:val="006F687F"/>
    <w:rsid w:val="006F69D0"/>
    <w:rsid w:val="006F6A85"/>
    <w:rsid w:val="006F6F61"/>
    <w:rsid w:val="006F7567"/>
    <w:rsid w:val="006F75B9"/>
    <w:rsid w:val="00700E96"/>
    <w:rsid w:val="00701093"/>
    <w:rsid w:val="00701BBA"/>
    <w:rsid w:val="00702018"/>
    <w:rsid w:val="007022BB"/>
    <w:rsid w:val="0070298F"/>
    <w:rsid w:val="00702D5D"/>
    <w:rsid w:val="00702FA6"/>
    <w:rsid w:val="007038CA"/>
    <w:rsid w:val="00703ECF"/>
    <w:rsid w:val="00704E0F"/>
    <w:rsid w:val="00705974"/>
    <w:rsid w:val="00705D37"/>
    <w:rsid w:val="0070602D"/>
    <w:rsid w:val="00707292"/>
    <w:rsid w:val="007078BA"/>
    <w:rsid w:val="0071115E"/>
    <w:rsid w:val="0071133A"/>
    <w:rsid w:val="007113F3"/>
    <w:rsid w:val="00712CCF"/>
    <w:rsid w:val="00714CFB"/>
    <w:rsid w:val="00715004"/>
    <w:rsid w:val="00715FE4"/>
    <w:rsid w:val="00716212"/>
    <w:rsid w:val="007172EA"/>
    <w:rsid w:val="007215A8"/>
    <w:rsid w:val="00721689"/>
    <w:rsid w:val="007218AE"/>
    <w:rsid w:val="0072194A"/>
    <w:rsid w:val="00722ECF"/>
    <w:rsid w:val="00723A41"/>
    <w:rsid w:val="00723BB8"/>
    <w:rsid w:val="0072507E"/>
    <w:rsid w:val="007255B4"/>
    <w:rsid w:val="00726F86"/>
    <w:rsid w:val="00726FAE"/>
    <w:rsid w:val="007277B0"/>
    <w:rsid w:val="007304C4"/>
    <w:rsid w:val="00730CC7"/>
    <w:rsid w:val="007311E4"/>
    <w:rsid w:val="00731243"/>
    <w:rsid w:val="00731952"/>
    <w:rsid w:val="00731CF9"/>
    <w:rsid w:val="00732873"/>
    <w:rsid w:val="00734EB3"/>
    <w:rsid w:val="00735C04"/>
    <w:rsid w:val="00736432"/>
    <w:rsid w:val="007365F9"/>
    <w:rsid w:val="007366AD"/>
    <w:rsid w:val="00736E89"/>
    <w:rsid w:val="007400AC"/>
    <w:rsid w:val="0074040E"/>
    <w:rsid w:val="007418E0"/>
    <w:rsid w:val="007419F8"/>
    <w:rsid w:val="00742DA7"/>
    <w:rsid w:val="00743BB4"/>
    <w:rsid w:val="00743F55"/>
    <w:rsid w:val="00745242"/>
    <w:rsid w:val="0074530E"/>
    <w:rsid w:val="00745B91"/>
    <w:rsid w:val="00745BDB"/>
    <w:rsid w:val="00745FA4"/>
    <w:rsid w:val="0074630D"/>
    <w:rsid w:val="00746FE9"/>
    <w:rsid w:val="00747019"/>
    <w:rsid w:val="007503B5"/>
    <w:rsid w:val="00750E3D"/>
    <w:rsid w:val="0075170A"/>
    <w:rsid w:val="007529F5"/>
    <w:rsid w:val="00753FFC"/>
    <w:rsid w:val="00756570"/>
    <w:rsid w:val="007566C1"/>
    <w:rsid w:val="00756927"/>
    <w:rsid w:val="00756E1D"/>
    <w:rsid w:val="007577C7"/>
    <w:rsid w:val="0076060B"/>
    <w:rsid w:val="007611A4"/>
    <w:rsid w:val="00761307"/>
    <w:rsid w:val="00761B01"/>
    <w:rsid w:val="007628D8"/>
    <w:rsid w:val="00763F8E"/>
    <w:rsid w:val="007660EE"/>
    <w:rsid w:val="00767965"/>
    <w:rsid w:val="00767B2F"/>
    <w:rsid w:val="00770F53"/>
    <w:rsid w:val="00771AF1"/>
    <w:rsid w:val="00771BB8"/>
    <w:rsid w:val="0077223F"/>
    <w:rsid w:val="007726FA"/>
    <w:rsid w:val="00772B07"/>
    <w:rsid w:val="00773316"/>
    <w:rsid w:val="0077426E"/>
    <w:rsid w:val="00775B59"/>
    <w:rsid w:val="00776D7C"/>
    <w:rsid w:val="007800CC"/>
    <w:rsid w:val="007805A3"/>
    <w:rsid w:val="007806EA"/>
    <w:rsid w:val="007819C0"/>
    <w:rsid w:val="00781AF3"/>
    <w:rsid w:val="0078231A"/>
    <w:rsid w:val="00783A2F"/>
    <w:rsid w:val="007840DA"/>
    <w:rsid w:val="00785198"/>
    <w:rsid w:val="00786B30"/>
    <w:rsid w:val="0078790A"/>
    <w:rsid w:val="0079003A"/>
    <w:rsid w:val="00790495"/>
    <w:rsid w:val="007907C7"/>
    <w:rsid w:val="00791720"/>
    <w:rsid w:val="00791BBE"/>
    <w:rsid w:val="007924C3"/>
    <w:rsid w:val="00792D86"/>
    <w:rsid w:val="00793DBA"/>
    <w:rsid w:val="007941CC"/>
    <w:rsid w:val="00794398"/>
    <w:rsid w:val="00794FF5"/>
    <w:rsid w:val="007951C4"/>
    <w:rsid w:val="0079554E"/>
    <w:rsid w:val="007A157A"/>
    <w:rsid w:val="007A45C8"/>
    <w:rsid w:val="007A4D28"/>
    <w:rsid w:val="007A6B36"/>
    <w:rsid w:val="007A7E76"/>
    <w:rsid w:val="007B0FC1"/>
    <w:rsid w:val="007B1D1A"/>
    <w:rsid w:val="007B4296"/>
    <w:rsid w:val="007B70CA"/>
    <w:rsid w:val="007B7D80"/>
    <w:rsid w:val="007C1609"/>
    <w:rsid w:val="007C1EDD"/>
    <w:rsid w:val="007C2355"/>
    <w:rsid w:val="007C3605"/>
    <w:rsid w:val="007C4936"/>
    <w:rsid w:val="007C4B8B"/>
    <w:rsid w:val="007C5300"/>
    <w:rsid w:val="007C5C07"/>
    <w:rsid w:val="007C5D30"/>
    <w:rsid w:val="007C64BF"/>
    <w:rsid w:val="007C7AC7"/>
    <w:rsid w:val="007D03A4"/>
    <w:rsid w:val="007D2070"/>
    <w:rsid w:val="007D3431"/>
    <w:rsid w:val="007D34FB"/>
    <w:rsid w:val="007D37BE"/>
    <w:rsid w:val="007D411A"/>
    <w:rsid w:val="007D4F5A"/>
    <w:rsid w:val="007D592E"/>
    <w:rsid w:val="007D5B79"/>
    <w:rsid w:val="007D67E3"/>
    <w:rsid w:val="007D6D8F"/>
    <w:rsid w:val="007E0898"/>
    <w:rsid w:val="007E1A1D"/>
    <w:rsid w:val="007E24DD"/>
    <w:rsid w:val="007E2B65"/>
    <w:rsid w:val="007E37D6"/>
    <w:rsid w:val="007E48C0"/>
    <w:rsid w:val="007E4FAF"/>
    <w:rsid w:val="007E506C"/>
    <w:rsid w:val="007E57EF"/>
    <w:rsid w:val="007E5A93"/>
    <w:rsid w:val="007E5E80"/>
    <w:rsid w:val="007E6252"/>
    <w:rsid w:val="007F0E2E"/>
    <w:rsid w:val="007F1043"/>
    <w:rsid w:val="007F2886"/>
    <w:rsid w:val="007F346D"/>
    <w:rsid w:val="007F3880"/>
    <w:rsid w:val="007F4DA2"/>
    <w:rsid w:val="007F5EEA"/>
    <w:rsid w:val="007F7A8C"/>
    <w:rsid w:val="0080102F"/>
    <w:rsid w:val="00801A7C"/>
    <w:rsid w:val="00801C13"/>
    <w:rsid w:val="00801D34"/>
    <w:rsid w:val="0080292F"/>
    <w:rsid w:val="00802BF7"/>
    <w:rsid w:val="00803408"/>
    <w:rsid w:val="0080391B"/>
    <w:rsid w:val="00803C1D"/>
    <w:rsid w:val="00803D33"/>
    <w:rsid w:val="00803EF8"/>
    <w:rsid w:val="00804629"/>
    <w:rsid w:val="0080570E"/>
    <w:rsid w:val="00807025"/>
    <w:rsid w:val="00807212"/>
    <w:rsid w:val="008076FD"/>
    <w:rsid w:val="00810054"/>
    <w:rsid w:val="00810702"/>
    <w:rsid w:val="00810A28"/>
    <w:rsid w:val="00810B00"/>
    <w:rsid w:val="00816901"/>
    <w:rsid w:val="00817109"/>
    <w:rsid w:val="0081724A"/>
    <w:rsid w:val="0081758B"/>
    <w:rsid w:val="00820213"/>
    <w:rsid w:val="0082191A"/>
    <w:rsid w:val="00823BF4"/>
    <w:rsid w:val="00824682"/>
    <w:rsid w:val="00824FDF"/>
    <w:rsid w:val="008268C8"/>
    <w:rsid w:val="00827596"/>
    <w:rsid w:val="00827D36"/>
    <w:rsid w:val="00827EA7"/>
    <w:rsid w:val="00830148"/>
    <w:rsid w:val="00830C7C"/>
    <w:rsid w:val="00831A30"/>
    <w:rsid w:val="00834CD1"/>
    <w:rsid w:val="00836463"/>
    <w:rsid w:val="00836B17"/>
    <w:rsid w:val="00840001"/>
    <w:rsid w:val="00841203"/>
    <w:rsid w:val="00841767"/>
    <w:rsid w:val="008420A9"/>
    <w:rsid w:val="008423F2"/>
    <w:rsid w:val="00842729"/>
    <w:rsid w:val="00842ADE"/>
    <w:rsid w:val="00842AF5"/>
    <w:rsid w:val="0084353E"/>
    <w:rsid w:val="0084481A"/>
    <w:rsid w:val="00844B83"/>
    <w:rsid w:val="00844EEB"/>
    <w:rsid w:val="008456BE"/>
    <w:rsid w:val="008459D8"/>
    <w:rsid w:val="0084642A"/>
    <w:rsid w:val="00846C2E"/>
    <w:rsid w:val="00847D26"/>
    <w:rsid w:val="00851D0D"/>
    <w:rsid w:val="008527D9"/>
    <w:rsid w:val="00853109"/>
    <w:rsid w:val="00853BB5"/>
    <w:rsid w:val="00854B80"/>
    <w:rsid w:val="0085502C"/>
    <w:rsid w:val="00857FBD"/>
    <w:rsid w:val="0086044D"/>
    <w:rsid w:val="0086146F"/>
    <w:rsid w:val="008615E9"/>
    <w:rsid w:val="0086258D"/>
    <w:rsid w:val="008632B9"/>
    <w:rsid w:val="008633B4"/>
    <w:rsid w:val="00864847"/>
    <w:rsid w:val="00864CDA"/>
    <w:rsid w:val="00865554"/>
    <w:rsid w:val="00865FE1"/>
    <w:rsid w:val="00870304"/>
    <w:rsid w:val="00872E09"/>
    <w:rsid w:val="008735A1"/>
    <w:rsid w:val="008743A2"/>
    <w:rsid w:val="00874594"/>
    <w:rsid w:val="00874D18"/>
    <w:rsid w:val="00875116"/>
    <w:rsid w:val="008812B8"/>
    <w:rsid w:val="008813B5"/>
    <w:rsid w:val="00881DF0"/>
    <w:rsid w:val="00882D3B"/>
    <w:rsid w:val="00890109"/>
    <w:rsid w:val="00890A21"/>
    <w:rsid w:val="008912DD"/>
    <w:rsid w:val="00891F0E"/>
    <w:rsid w:val="0089260C"/>
    <w:rsid w:val="00892E39"/>
    <w:rsid w:val="00893602"/>
    <w:rsid w:val="00893738"/>
    <w:rsid w:val="008938E4"/>
    <w:rsid w:val="008951F9"/>
    <w:rsid w:val="00896420"/>
    <w:rsid w:val="00896A52"/>
    <w:rsid w:val="00897383"/>
    <w:rsid w:val="008A1726"/>
    <w:rsid w:val="008A2241"/>
    <w:rsid w:val="008A3478"/>
    <w:rsid w:val="008A3EF3"/>
    <w:rsid w:val="008A4422"/>
    <w:rsid w:val="008A53EA"/>
    <w:rsid w:val="008A5D1F"/>
    <w:rsid w:val="008A6449"/>
    <w:rsid w:val="008A68F9"/>
    <w:rsid w:val="008A6B97"/>
    <w:rsid w:val="008A6D3B"/>
    <w:rsid w:val="008B005A"/>
    <w:rsid w:val="008B06DD"/>
    <w:rsid w:val="008B1C97"/>
    <w:rsid w:val="008B1F74"/>
    <w:rsid w:val="008B28F7"/>
    <w:rsid w:val="008B2C5A"/>
    <w:rsid w:val="008B382F"/>
    <w:rsid w:val="008B38D9"/>
    <w:rsid w:val="008B438C"/>
    <w:rsid w:val="008B5A8E"/>
    <w:rsid w:val="008B5F65"/>
    <w:rsid w:val="008B617D"/>
    <w:rsid w:val="008B6615"/>
    <w:rsid w:val="008B74F9"/>
    <w:rsid w:val="008C38C6"/>
    <w:rsid w:val="008C45F3"/>
    <w:rsid w:val="008C5264"/>
    <w:rsid w:val="008C662B"/>
    <w:rsid w:val="008C6B8D"/>
    <w:rsid w:val="008C7524"/>
    <w:rsid w:val="008D0944"/>
    <w:rsid w:val="008D094F"/>
    <w:rsid w:val="008D1FE2"/>
    <w:rsid w:val="008D288A"/>
    <w:rsid w:val="008D35EC"/>
    <w:rsid w:val="008D614F"/>
    <w:rsid w:val="008D6753"/>
    <w:rsid w:val="008D6DC8"/>
    <w:rsid w:val="008E05ED"/>
    <w:rsid w:val="008E0F70"/>
    <w:rsid w:val="008E17DB"/>
    <w:rsid w:val="008E22D7"/>
    <w:rsid w:val="008E5BC2"/>
    <w:rsid w:val="008E5C3A"/>
    <w:rsid w:val="008E60B0"/>
    <w:rsid w:val="008E65B5"/>
    <w:rsid w:val="008E7088"/>
    <w:rsid w:val="008E79E3"/>
    <w:rsid w:val="008E7AA6"/>
    <w:rsid w:val="008F24C8"/>
    <w:rsid w:val="008F2D87"/>
    <w:rsid w:val="008F56EA"/>
    <w:rsid w:val="008F57B9"/>
    <w:rsid w:val="008F62E8"/>
    <w:rsid w:val="008F718C"/>
    <w:rsid w:val="00901A43"/>
    <w:rsid w:val="009025B8"/>
    <w:rsid w:val="0090540A"/>
    <w:rsid w:val="00905890"/>
    <w:rsid w:val="00906D5A"/>
    <w:rsid w:val="009071BA"/>
    <w:rsid w:val="00907361"/>
    <w:rsid w:val="00910799"/>
    <w:rsid w:val="00913B4D"/>
    <w:rsid w:val="00913B73"/>
    <w:rsid w:val="009149EC"/>
    <w:rsid w:val="00914F9D"/>
    <w:rsid w:val="0091578C"/>
    <w:rsid w:val="009167E7"/>
    <w:rsid w:val="00917084"/>
    <w:rsid w:val="00917102"/>
    <w:rsid w:val="009207D7"/>
    <w:rsid w:val="00920AD5"/>
    <w:rsid w:val="00920D85"/>
    <w:rsid w:val="0092162B"/>
    <w:rsid w:val="00921ED4"/>
    <w:rsid w:val="00922E3D"/>
    <w:rsid w:val="00922E99"/>
    <w:rsid w:val="009238B4"/>
    <w:rsid w:val="00923D86"/>
    <w:rsid w:val="00924E21"/>
    <w:rsid w:val="00925430"/>
    <w:rsid w:val="009275B1"/>
    <w:rsid w:val="009303D1"/>
    <w:rsid w:val="009306E6"/>
    <w:rsid w:val="009309C0"/>
    <w:rsid w:val="00931470"/>
    <w:rsid w:val="00933729"/>
    <w:rsid w:val="00933A26"/>
    <w:rsid w:val="00935C0F"/>
    <w:rsid w:val="00936ABF"/>
    <w:rsid w:val="00937589"/>
    <w:rsid w:val="009400CE"/>
    <w:rsid w:val="00943110"/>
    <w:rsid w:val="00945772"/>
    <w:rsid w:val="009467C8"/>
    <w:rsid w:val="0094748C"/>
    <w:rsid w:val="00947B04"/>
    <w:rsid w:val="00947DD0"/>
    <w:rsid w:val="00950199"/>
    <w:rsid w:val="009516D8"/>
    <w:rsid w:val="00952186"/>
    <w:rsid w:val="0095241D"/>
    <w:rsid w:val="00952537"/>
    <w:rsid w:val="009547E0"/>
    <w:rsid w:val="00954952"/>
    <w:rsid w:val="00961B31"/>
    <w:rsid w:val="00963607"/>
    <w:rsid w:val="00963831"/>
    <w:rsid w:val="0096450A"/>
    <w:rsid w:val="009645B4"/>
    <w:rsid w:val="00965E4B"/>
    <w:rsid w:val="00967E4C"/>
    <w:rsid w:val="00970203"/>
    <w:rsid w:val="00971605"/>
    <w:rsid w:val="00972016"/>
    <w:rsid w:val="00972E4E"/>
    <w:rsid w:val="00973503"/>
    <w:rsid w:val="00973982"/>
    <w:rsid w:val="00973DA7"/>
    <w:rsid w:val="00976373"/>
    <w:rsid w:val="00977DAB"/>
    <w:rsid w:val="009811EE"/>
    <w:rsid w:val="009813EE"/>
    <w:rsid w:val="00981717"/>
    <w:rsid w:val="0098231D"/>
    <w:rsid w:val="00983D7D"/>
    <w:rsid w:val="00984D69"/>
    <w:rsid w:val="0098673C"/>
    <w:rsid w:val="00991A70"/>
    <w:rsid w:val="0099317B"/>
    <w:rsid w:val="009941E7"/>
    <w:rsid w:val="009946B8"/>
    <w:rsid w:val="00994A09"/>
    <w:rsid w:val="00994EC3"/>
    <w:rsid w:val="0099653B"/>
    <w:rsid w:val="00996614"/>
    <w:rsid w:val="00996CC7"/>
    <w:rsid w:val="00997080"/>
    <w:rsid w:val="009971E0"/>
    <w:rsid w:val="009A0AE2"/>
    <w:rsid w:val="009A2836"/>
    <w:rsid w:val="009A2C40"/>
    <w:rsid w:val="009A5609"/>
    <w:rsid w:val="009A5DD4"/>
    <w:rsid w:val="009A67CF"/>
    <w:rsid w:val="009A744C"/>
    <w:rsid w:val="009A7511"/>
    <w:rsid w:val="009B066F"/>
    <w:rsid w:val="009B08BF"/>
    <w:rsid w:val="009B243B"/>
    <w:rsid w:val="009B29C3"/>
    <w:rsid w:val="009B2AB8"/>
    <w:rsid w:val="009B3504"/>
    <w:rsid w:val="009B3578"/>
    <w:rsid w:val="009B4412"/>
    <w:rsid w:val="009B4F66"/>
    <w:rsid w:val="009B5110"/>
    <w:rsid w:val="009B5A00"/>
    <w:rsid w:val="009B5BA3"/>
    <w:rsid w:val="009B6731"/>
    <w:rsid w:val="009B67A6"/>
    <w:rsid w:val="009B6D5A"/>
    <w:rsid w:val="009B7188"/>
    <w:rsid w:val="009B7C60"/>
    <w:rsid w:val="009C066B"/>
    <w:rsid w:val="009C0EE1"/>
    <w:rsid w:val="009C0FF9"/>
    <w:rsid w:val="009C129B"/>
    <w:rsid w:val="009C3265"/>
    <w:rsid w:val="009C61F5"/>
    <w:rsid w:val="009C682D"/>
    <w:rsid w:val="009C7565"/>
    <w:rsid w:val="009D043F"/>
    <w:rsid w:val="009D05DF"/>
    <w:rsid w:val="009D0FC6"/>
    <w:rsid w:val="009D3252"/>
    <w:rsid w:val="009D5D89"/>
    <w:rsid w:val="009D7169"/>
    <w:rsid w:val="009E1413"/>
    <w:rsid w:val="009E2712"/>
    <w:rsid w:val="009E3976"/>
    <w:rsid w:val="009E58EA"/>
    <w:rsid w:val="009E6D62"/>
    <w:rsid w:val="009E7D7C"/>
    <w:rsid w:val="009F0A82"/>
    <w:rsid w:val="009F30AA"/>
    <w:rsid w:val="009F3F8F"/>
    <w:rsid w:val="009F5746"/>
    <w:rsid w:val="009F57AE"/>
    <w:rsid w:val="009F6194"/>
    <w:rsid w:val="009F6361"/>
    <w:rsid w:val="009F6483"/>
    <w:rsid w:val="009F6FCF"/>
    <w:rsid w:val="00A007EF"/>
    <w:rsid w:val="00A008D1"/>
    <w:rsid w:val="00A013A0"/>
    <w:rsid w:val="00A013A9"/>
    <w:rsid w:val="00A01D70"/>
    <w:rsid w:val="00A02AC3"/>
    <w:rsid w:val="00A045B8"/>
    <w:rsid w:val="00A045BF"/>
    <w:rsid w:val="00A06304"/>
    <w:rsid w:val="00A105C9"/>
    <w:rsid w:val="00A1212F"/>
    <w:rsid w:val="00A1275C"/>
    <w:rsid w:val="00A13C3E"/>
    <w:rsid w:val="00A14AF1"/>
    <w:rsid w:val="00A14B6D"/>
    <w:rsid w:val="00A15A4D"/>
    <w:rsid w:val="00A15A77"/>
    <w:rsid w:val="00A167D7"/>
    <w:rsid w:val="00A16C00"/>
    <w:rsid w:val="00A177E7"/>
    <w:rsid w:val="00A21208"/>
    <w:rsid w:val="00A2168D"/>
    <w:rsid w:val="00A21CC3"/>
    <w:rsid w:val="00A21E0F"/>
    <w:rsid w:val="00A228B4"/>
    <w:rsid w:val="00A23194"/>
    <w:rsid w:val="00A234E7"/>
    <w:rsid w:val="00A24029"/>
    <w:rsid w:val="00A24087"/>
    <w:rsid w:val="00A276D4"/>
    <w:rsid w:val="00A31261"/>
    <w:rsid w:val="00A31F5B"/>
    <w:rsid w:val="00A32A37"/>
    <w:rsid w:val="00A32C59"/>
    <w:rsid w:val="00A338B6"/>
    <w:rsid w:val="00A34188"/>
    <w:rsid w:val="00A34D32"/>
    <w:rsid w:val="00A3523F"/>
    <w:rsid w:val="00A35A01"/>
    <w:rsid w:val="00A37289"/>
    <w:rsid w:val="00A37BA3"/>
    <w:rsid w:val="00A37DF8"/>
    <w:rsid w:val="00A40249"/>
    <w:rsid w:val="00A407B7"/>
    <w:rsid w:val="00A409C4"/>
    <w:rsid w:val="00A41FEF"/>
    <w:rsid w:val="00A42CE3"/>
    <w:rsid w:val="00A43C41"/>
    <w:rsid w:val="00A44A50"/>
    <w:rsid w:val="00A44DEB"/>
    <w:rsid w:val="00A468AC"/>
    <w:rsid w:val="00A47154"/>
    <w:rsid w:val="00A50BBB"/>
    <w:rsid w:val="00A52433"/>
    <w:rsid w:val="00A52689"/>
    <w:rsid w:val="00A54D99"/>
    <w:rsid w:val="00A55B99"/>
    <w:rsid w:val="00A55CD9"/>
    <w:rsid w:val="00A609D7"/>
    <w:rsid w:val="00A60D14"/>
    <w:rsid w:val="00A615F8"/>
    <w:rsid w:val="00A62572"/>
    <w:rsid w:val="00A62FF5"/>
    <w:rsid w:val="00A63B53"/>
    <w:rsid w:val="00A655B4"/>
    <w:rsid w:val="00A66172"/>
    <w:rsid w:val="00A66AD9"/>
    <w:rsid w:val="00A6764C"/>
    <w:rsid w:val="00A679F6"/>
    <w:rsid w:val="00A7075E"/>
    <w:rsid w:val="00A707DD"/>
    <w:rsid w:val="00A711A8"/>
    <w:rsid w:val="00A7187A"/>
    <w:rsid w:val="00A71985"/>
    <w:rsid w:val="00A72AC2"/>
    <w:rsid w:val="00A731B8"/>
    <w:rsid w:val="00A73EF5"/>
    <w:rsid w:val="00A74ED3"/>
    <w:rsid w:val="00A758E1"/>
    <w:rsid w:val="00A767A1"/>
    <w:rsid w:val="00A77BDB"/>
    <w:rsid w:val="00A77C93"/>
    <w:rsid w:val="00A80394"/>
    <w:rsid w:val="00A80CAB"/>
    <w:rsid w:val="00A82BA1"/>
    <w:rsid w:val="00A8341C"/>
    <w:rsid w:val="00A83471"/>
    <w:rsid w:val="00A84BB1"/>
    <w:rsid w:val="00A85D5F"/>
    <w:rsid w:val="00A85DA4"/>
    <w:rsid w:val="00A878C6"/>
    <w:rsid w:val="00A917AB"/>
    <w:rsid w:val="00A918C9"/>
    <w:rsid w:val="00A9213B"/>
    <w:rsid w:val="00A928D1"/>
    <w:rsid w:val="00A94EAD"/>
    <w:rsid w:val="00A978E9"/>
    <w:rsid w:val="00AA037F"/>
    <w:rsid w:val="00AA04B0"/>
    <w:rsid w:val="00AA0E4D"/>
    <w:rsid w:val="00AA151F"/>
    <w:rsid w:val="00AA522A"/>
    <w:rsid w:val="00AA6327"/>
    <w:rsid w:val="00AA726D"/>
    <w:rsid w:val="00AA766D"/>
    <w:rsid w:val="00AA7862"/>
    <w:rsid w:val="00AB0926"/>
    <w:rsid w:val="00AB4027"/>
    <w:rsid w:val="00AB5DE4"/>
    <w:rsid w:val="00AB6761"/>
    <w:rsid w:val="00AB7173"/>
    <w:rsid w:val="00AB74D7"/>
    <w:rsid w:val="00AB7FF1"/>
    <w:rsid w:val="00AC0BC2"/>
    <w:rsid w:val="00AC3279"/>
    <w:rsid w:val="00AC3414"/>
    <w:rsid w:val="00AC3516"/>
    <w:rsid w:val="00AC55E0"/>
    <w:rsid w:val="00AC5B49"/>
    <w:rsid w:val="00AC5F9F"/>
    <w:rsid w:val="00AD0E5C"/>
    <w:rsid w:val="00AD1AEF"/>
    <w:rsid w:val="00AD1BD4"/>
    <w:rsid w:val="00AD2E32"/>
    <w:rsid w:val="00AD3288"/>
    <w:rsid w:val="00AD4CE0"/>
    <w:rsid w:val="00AD4E3C"/>
    <w:rsid w:val="00AD529E"/>
    <w:rsid w:val="00AD5AC5"/>
    <w:rsid w:val="00AD5E39"/>
    <w:rsid w:val="00AD70D5"/>
    <w:rsid w:val="00AD7C0F"/>
    <w:rsid w:val="00AE03A7"/>
    <w:rsid w:val="00AE1080"/>
    <w:rsid w:val="00AE170C"/>
    <w:rsid w:val="00AE3123"/>
    <w:rsid w:val="00AE371A"/>
    <w:rsid w:val="00AE4577"/>
    <w:rsid w:val="00AE5D2D"/>
    <w:rsid w:val="00AE5DD7"/>
    <w:rsid w:val="00AF0C6F"/>
    <w:rsid w:val="00AF1FA7"/>
    <w:rsid w:val="00AF3126"/>
    <w:rsid w:val="00AF37AB"/>
    <w:rsid w:val="00AF3E0F"/>
    <w:rsid w:val="00AF703A"/>
    <w:rsid w:val="00AF70DD"/>
    <w:rsid w:val="00B002B8"/>
    <w:rsid w:val="00B0164F"/>
    <w:rsid w:val="00B03100"/>
    <w:rsid w:val="00B03210"/>
    <w:rsid w:val="00B03890"/>
    <w:rsid w:val="00B047A8"/>
    <w:rsid w:val="00B052E6"/>
    <w:rsid w:val="00B06175"/>
    <w:rsid w:val="00B06488"/>
    <w:rsid w:val="00B06D13"/>
    <w:rsid w:val="00B07355"/>
    <w:rsid w:val="00B07B27"/>
    <w:rsid w:val="00B10164"/>
    <w:rsid w:val="00B14342"/>
    <w:rsid w:val="00B15163"/>
    <w:rsid w:val="00B15DDA"/>
    <w:rsid w:val="00B17028"/>
    <w:rsid w:val="00B204C5"/>
    <w:rsid w:val="00B205C2"/>
    <w:rsid w:val="00B20612"/>
    <w:rsid w:val="00B21AB8"/>
    <w:rsid w:val="00B22263"/>
    <w:rsid w:val="00B2350B"/>
    <w:rsid w:val="00B23C74"/>
    <w:rsid w:val="00B2429B"/>
    <w:rsid w:val="00B24866"/>
    <w:rsid w:val="00B269C7"/>
    <w:rsid w:val="00B2756A"/>
    <w:rsid w:val="00B2767E"/>
    <w:rsid w:val="00B27767"/>
    <w:rsid w:val="00B27C79"/>
    <w:rsid w:val="00B27C8F"/>
    <w:rsid w:val="00B30A21"/>
    <w:rsid w:val="00B31428"/>
    <w:rsid w:val="00B3254E"/>
    <w:rsid w:val="00B33126"/>
    <w:rsid w:val="00B33839"/>
    <w:rsid w:val="00B34F61"/>
    <w:rsid w:val="00B35AA8"/>
    <w:rsid w:val="00B35C81"/>
    <w:rsid w:val="00B35CFF"/>
    <w:rsid w:val="00B360E5"/>
    <w:rsid w:val="00B367FB"/>
    <w:rsid w:val="00B36C6F"/>
    <w:rsid w:val="00B4170F"/>
    <w:rsid w:val="00B419DB"/>
    <w:rsid w:val="00B41B08"/>
    <w:rsid w:val="00B423A6"/>
    <w:rsid w:val="00B433B2"/>
    <w:rsid w:val="00B435A3"/>
    <w:rsid w:val="00B448D4"/>
    <w:rsid w:val="00B4497D"/>
    <w:rsid w:val="00B44B4C"/>
    <w:rsid w:val="00B454F4"/>
    <w:rsid w:val="00B456BB"/>
    <w:rsid w:val="00B458C5"/>
    <w:rsid w:val="00B46080"/>
    <w:rsid w:val="00B460B9"/>
    <w:rsid w:val="00B46278"/>
    <w:rsid w:val="00B47DC2"/>
    <w:rsid w:val="00B5072D"/>
    <w:rsid w:val="00B51092"/>
    <w:rsid w:val="00B5112B"/>
    <w:rsid w:val="00B5553B"/>
    <w:rsid w:val="00B557D3"/>
    <w:rsid w:val="00B56C83"/>
    <w:rsid w:val="00B57014"/>
    <w:rsid w:val="00B62386"/>
    <w:rsid w:val="00B642A3"/>
    <w:rsid w:val="00B652A7"/>
    <w:rsid w:val="00B654FF"/>
    <w:rsid w:val="00B659F6"/>
    <w:rsid w:val="00B65B4F"/>
    <w:rsid w:val="00B7128B"/>
    <w:rsid w:val="00B71482"/>
    <w:rsid w:val="00B74456"/>
    <w:rsid w:val="00B74E1B"/>
    <w:rsid w:val="00B74E5E"/>
    <w:rsid w:val="00B752FF"/>
    <w:rsid w:val="00B754A1"/>
    <w:rsid w:val="00B75F11"/>
    <w:rsid w:val="00B76195"/>
    <w:rsid w:val="00B779BF"/>
    <w:rsid w:val="00B80EEF"/>
    <w:rsid w:val="00B811D9"/>
    <w:rsid w:val="00B8139B"/>
    <w:rsid w:val="00B822FD"/>
    <w:rsid w:val="00B8430B"/>
    <w:rsid w:val="00B8519A"/>
    <w:rsid w:val="00B8625B"/>
    <w:rsid w:val="00B871AF"/>
    <w:rsid w:val="00B8786F"/>
    <w:rsid w:val="00B90096"/>
    <w:rsid w:val="00B91266"/>
    <w:rsid w:val="00B914AA"/>
    <w:rsid w:val="00B91D7E"/>
    <w:rsid w:val="00B936E3"/>
    <w:rsid w:val="00B93E0B"/>
    <w:rsid w:val="00BA087A"/>
    <w:rsid w:val="00BA1D09"/>
    <w:rsid w:val="00BA22E6"/>
    <w:rsid w:val="00BA3C11"/>
    <w:rsid w:val="00BA3FE9"/>
    <w:rsid w:val="00BA4CBC"/>
    <w:rsid w:val="00BA4D8B"/>
    <w:rsid w:val="00BA62FB"/>
    <w:rsid w:val="00BB1753"/>
    <w:rsid w:val="00BB291E"/>
    <w:rsid w:val="00BB3A88"/>
    <w:rsid w:val="00BB6246"/>
    <w:rsid w:val="00BB68FF"/>
    <w:rsid w:val="00BC054C"/>
    <w:rsid w:val="00BC1790"/>
    <w:rsid w:val="00BC2749"/>
    <w:rsid w:val="00BC34DA"/>
    <w:rsid w:val="00BC3951"/>
    <w:rsid w:val="00BC5C72"/>
    <w:rsid w:val="00BC7B66"/>
    <w:rsid w:val="00BC7F5B"/>
    <w:rsid w:val="00BD0341"/>
    <w:rsid w:val="00BD12E5"/>
    <w:rsid w:val="00BD21E4"/>
    <w:rsid w:val="00BD2ACC"/>
    <w:rsid w:val="00BD3BE6"/>
    <w:rsid w:val="00BD4327"/>
    <w:rsid w:val="00BD5B96"/>
    <w:rsid w:val="00BD6C26"/>
    <w:rsid w:val="00BD6FA6"/>
    <w:rsid w:val="00BD738C"/>
    <w:rsid w:val="00BD75BB"/>
    <w:rsid w:val="00BE0CC6"/>
    <w:rsid w:val="00BE19A8"/>
    <w:rsid w:val="00BE1AEB"/>
    <w:rsid w:val="00BE1CF3"/>
    <w:rsid w:val="00BE3500"/>
    <w:rsid w:val="00BE40FB"/>
    <w:rsid w:val="00BE478F"/>
    <w:rsid w:val="00BE49D6"/>
    <w:rsid w:val="00BE5661"/>
    <w:rsid w:val="00BE5E89"/>
    <w:rsid w:val="00BE5EFF"/>
    <w:rsid w:val="00BE6901"/>
    <w:rsid w:val="00BE6C2C"/>
    <w:rsid w:val="00BE6EB8"/>
    <w:rsid w:val="00BE73EC"/>
    <w:rsid w:val="00BE7F06"/>
    <w:rsid w:val="00BF13A3"/>
    <w:rsid w:val="00BF2110"/>
    <w:rsid w:val="00BF220A"/>
    <w:rsid w:val="00BF33D7"/>
    <w:rsid w:val="00BF466B"/>
    <w:rsid w:val="00BF56A0"/>
    <w:rsid w:val="00BF5736"/>
    <w:rsid w:val="00BF58A7"/>
    <w:rsid w:val="00BF5C66"/>
    <w:rsid w:val="00C020AD"/>
    <w:rsid w:val="00C023D3"/>
    <w:rsid w:val="00C023EF"/>
    <w:rsid w:val="00C03D46"/>
    <w:rsid w:val="00C04C28"/>
    <w:rsid w:val="00C04EE1"/>
    <w:rsid w:val="00C05B5D"/>
    <w:rsid w:val="00C06DAD"/>
    <w:rsid w:val="00C07E91"/>
    <w:rsid w:val="00C1039E"/>
    <w:rsid w:val="00C104D9"/>
    <w:rsid w:val="00C10623"/>
    <w:rsid w:val="00C106EE"/>
    <w:rsid w:val="00C12A64"/>
    <w:rsid w:val="00C12EF6"/>
    <w:rsid w:val="00C13A9C"/>
    <w:rsid w:val="00C13E95"/>
    <w:rsid w:val="00C13F49"/>
    <w:rsid w:val="00C14796"/>
    <w:rsid w:val="00C149AF"/>
    <w:rsid w:val="00C15084"/>
    <w:rsid w:val="00C15F62"/>
    <w:rsid w:val="00C160E6"/>
    <w:rsid w:val="00C17559"/>
    <w:rsid w:val="00C177D6"/>
    <w:rsid w:val="00C2029F"/>
    <w:rsid w:val="00C203DD"/>
    <w:rsid w:val="00C213E2"/>
    <w:rsid w:val="00C21640"/>
    <w:rsid w:val="00C21E8C"/>
    <w:rsid w:val="00C21F24"/>
    <w:rsid w:val="00C2302B"/>
    <w:rsid w:val="00C234AA"/>
    <w:rsid w:val="00C23998"/>
    <w:rsid w:val="00C23BCA"/>
    <w:rsid w:val="00C24B50"/>
    <w:rsid w:val="00C2518B"/>
    <w:rsid w:val="00C25C55"/>
    <w:rsid w:val="00C25C71"/>
    <w:rsid w:val="00C2779B"/>
    <w:rsid w:val="00C3135C"/>
    <w:rsid w:val="00C31731"/>
    <w:rsid w:val="00C31802"/>
    <w:rsid w:val="00C31CD6"/>
    <w:rsid w:val="00C357C6"/>
    <w:rsid w:val="00C35CE5"/>
    <w:rsid w:val="00C36329"/>
    <w:rsid w:val="00C37350"/>
    <w:rsid w:val="00C3754B"/>
    <w:rsid w:val="00C37671"/>
    <w:rsid w:val="00C37C64"/>
    <w:rsid w:val="00C37DFB"/>
    <w:rsid w:val="00C4033B"/>
    <w:rsid w:val="00C414C6"/>
    <w:rsid w:val="00C41741"/>
    <w:rsid w:val="00C417F6"/>
    <w:rsid w:val="00C42722"/>
    <w:rsid w:val="00C42954"/>
    <w:rsid w:val="00C447BF"/>
    <w:rsid w:val="00C455BB"/>
    <w:rsid w:val="00C461CB"/>
    <w:rsid w:val="00C4674A"/>
    <w:rsid w:val="00C47074"/>
    <w:rsid w:val="00C53F3F"/>
    <w:rsid w:val="00C54480"/>
    <w:rsid w:val="00C54C41"/>
    <w:rsid w:val="00C56067"/>
    <w:rsid w:val="00C560B6"/>
    <w:rsid w:val="00C5652B"/>
    <w:rsid w:val="00C6086D"/>
    <w:rsid w:val="00C60BA2"/>
    <w:rsid w:val="00C61805"/>
    <w:rsid w:val="00C61A3D"/>
    <w:rsid w:val="00C62879"/>
    <w:rsid w:val="00C62976"/>
    <w:rsid w:val="00C6382A"/>
    <w:rsid w:val="00C63925"/>
    <w:rsid w:val="00C6432B"/>
    <w:rsid w:val="00C65237"/>
    <w:rsid w:val="00C65487"/>
    <w:rsid w:val="00C65FFF"/>
    <w:rsid w:val="00C708BD"/>
    <w:rsid w:val="00C71DA3"/>
    <w:rsid w:val="00C72549"/>
    <w:rsid w:val="00C72607"/>
    <w:rsid w:val="00C732CA"/>
    <w:rsid w:val="00C73472"/>
    <w:rsid w:val="00C734AD"/>
    <w:rsid w:val="00C73884"/>
    <w:rsid w:val="00C745FC"/>
    <w:rsid w:val="00C74D8A"/>
    <w:rsid w:val="00C75886"/>
    <w:rsid w:val="00C758EB"/>
    <w:rsid w:val="00C75E22"/>
    <w:rsid w:val="00C7717D"/>
    <w:rsid w:val="00C771B1"/>
    <w:rsid w:val="00C809B0"/>
    <w:rsid w:val="00C80ADA"/>
    <w:rsid w:val="00C812F0"/>
    <w:rsid w:val="00C8210F"/>
    <w:rsid w:val="00C825F1"/>
    <w:rsid w:val="00C82A3A"/>
    <w:rsid w:val="00C83222"/>
    <w:rsid w:val="00C847D6"/>
    <w:rsid w:val="00C8501A"/>
    <w:rsid w:val="00C85ABC"/>
    <w:rsid w:val="00C861F9"/>
    <w:rsid w:val="00C866A7"/>
    <w:rsid w:val="00C913B8"/>
    <w:rsid w:val="00C92C3C"/>
    <w:rsid w:val="00C92EE2"/>
    <w:rsid w:val="00C9385B"/>
    <w:rsid w:val="00C94D11"/>
    <w:rsid w:val="00C94FFF"/>
    <w:rsid w:val="00C951A9"/>
    <w:rsid w:val="00C95657"/>
    <w:rsid w:val="00C9755B"/>
    <w:rsid w:val="00CA19FE"/>
    <w:rsid w:val="00CA28AF"/>
    <w:rsid w:val="00CA4299"/>
    <w:rsid w:val="00CA5143"/>
    <w:rsid w:val="00CA52D2"/>
    <w:rsid w:val="00CA5939"/>
    <w:rsid w:val="00CA59FC"/>
    <w:rsid w:val="00CA60C2"/>
    <w:rsid w:val="00CA6FFB"/>
    <w:rsid w:val="00CA71AD"/>
    <w:rsid w:val="00CB0326"/>
    <w:rsid w:val="00CB3356"/>
    <w:rsid w:val="00CB4F46"/>
    <w:rsid w:val="00CB5713"/>
    <w:rsid w:val="00CB69CB"/>
    <w:rsid w:val="00CB7284"/>
    <w:rsid w:val="00CC0267"/>
    <w:rsid w:val="00CC09BD"/>
    <w:rsid w:val="00CC0C02"/>
    <w:rsid w:val="00CC28DF"/>
    <w:rsid w:val="00CC344A"/>
    <w:rsid w:val="00CC3745"/>
    <w:rsid w:val="00CC462B"/>
    <w:rsid w:val="00CC49A7"/>
    <w:rsid w:val="00CC56EF"/>
    <w:rsid w:val="00CC751D"/>
    <w:rsid w:val="00CC75F1"/>
    <w:rsid w:val="00CD00B7"/>
    <w:rsid w:val="00CD0BD5"/>
    <w:rsid w:val="00CD34DE"/>
    <w:rsid w:val="00CD5349"/>
    <w:rsid w:val="00CD542C"/>
    <w:rsid w:val="00CD5AEB"/>
    <w:rsid w:val="00CD6434"/>
    <w:rsid w:val="00CD6B24"/>
    <w:rsid w:val="00CD6F80"/>
    <w:rsid w:val="00CD7EF3"/>
    <w:rsid w:val="00CE09A5"/>
    <w:rsid w:val="00CE0CA8"/>
    <w:rsid w:val="00CE4179"/>
    <w:rsid w:val="00CE4B03"/>
    <w:rsid w:val="00CE4CA3"/>
    <w:rsid w:val="00CE5344"/>
    <w:rsid w:val="00CE5540"/>
    <w:rsid w:val="00CE7E30"/>
    <w:rsid w:val="00CF00E4"/>
    <w:rsid w:val="00CF09E8"/>
    <w:rsid w:val="00CF09FC"/>
    <w:rsid w:val="00CF2753"/>
    <w:rsid w:val="00CF2ED6"/>
    <w:rsid w:val="00CF3835"/>
    <w:rsid w:val="00CF3A99"/>
    <w:rsid w:val="00CF459F"/>
    <w:rsid w:val="00CF4AC1"/>
    <w:rsid w:val="00CF6466"/>
    <w:rsid w:val="00CF668E"/>
    <w:rsid w:val="00CF7016"/>
    <w:rsid w:val="00CF7FF1"/>
    <w:rsid w:val="00D023B1"/>
    <w:rsid w:val="00D02687"/>
    <w:rsid w:val="00D02AE3"/>
    <w:rsid w:val="00D03528"/>
    <w:rsid w:val="00D04116"/>
    <w:rsid w:val="00D05D36"/>
    <w:rsid w:val="00D06031"/>
    <w:rsid w:val="00D062CD"/>
    <w:rsid w:val="00D0678D"/>
    <w:rsid w:val="00D075A5"/>
    <w:rsid w:val="00D107B8"/>
    <w:rsid w:val="00D1268B"/>
    <w:rsid w:val="00D129B9"/>
    <w:rsid w:val="00D146F2"/>
    <w:rsid w:val="00D14C05"/>
    <w:rsid w:val="00D16B5C"/>
    <w:rsid w:val="00D16FBD"/>
    <w:rsid w:val="00D203EB"/>
    <w:rsid w:val="00D21AE6"/>
    <w:rsid w:val="00D21B53"/>
    <w:rsid w:val="00D229D1"/>
    <w:rsid w:val="00D22FF9"/>
    <w:rsid w:val="00D23384"/>
    <w:rsid w:val="00D2577D"/>
    <w:rsid w:val="00D25C94"/>
    <w:rsid w:val="00D27ACF"/>
    <w:rsid w:val="00D27BBA"/>
    <w:rsid w:val="00D311AE"/>
    <w:rsid w:val="00D31EC0"/>
    <w:rsid w:val="00D32194"/>
    <w:rsid w:val="00D3235D"/>
    <w:rsid w:val="00D32427"/>
    <w:rsid w:val="00D32804"/>
    <w:rsid w:val="00D35352"/>
    <w:rsid w:val="00D35B7C"/>
    <w:rsid w:val="00D361E4"/>
    <w:rsid w:val="00D363F8"/>
    <w:rsid w:val="00D36BC6"/>
    <w:rsid w:val="00D407A9"/>
    <w:rsid w:val="00D41B90"/>
    <w:rsid w:val="00D41C07"/>
    <w:rsid w:val="00D42586"/>
    <w:rsid w:val="00D42D6D"/>
    <w:rsid w:val="00D42F7C"/>
    <w:rsid w:val="00D43466"/>
    <w:rsid w:val="00D4365F"/>
    <w:rsid w:val="00D43FB3"/>
    <w:rsid w:val="00D44430"/>
    <w:rsid w:val="00D451EA"/>
    <w:rsid w:val="00D456EC"/>
    <w:rsid w:val="00D46B50"/>
    <w:rsid w:val="00D46F7D"/>
    <w:rsid w:val="00D4724D"/>
    <w:rsid w:val="00D50949"/>
    <w:rsid w:val="00D52ABA"/>
    <w:rsid w:val="00D53146"/>
    <w:rsid w:val="00D535F1"/>
    <w:rsid w:val="00D53988"/>
    <w:rsid w:val="00D5489D"/>
    <w:rsid w:val="00D55057"/>
    <w:rsid w:val="00D55288"/>
    <w:rsid w:val="00D55705"/>
    <w:rsid w:val="00D557DA"/>
    <w:rsid w:val="00D563E9"/>
    <w:rsid w:val="00D572DC"/>
    <w:rsid w:val="00D608BA"/>
    <w:rsid w:val="00D61411"/>
    <w:rsid w:val="00D623E7"/>
    <w:rsid w:val="00D633C5"/>
    <w:rsid w:val="00D63F93"/>
    <w:rsid w:val="00D6452D"/>
    <w:rsid w:val="00D64C42"/>
    <w:rsid w:val="00D70EC3"/>
    <w:rsid w:val="00D73700"/>
    <w:rsid w:val="00D745CF"/>
    <w:rsid w:val="00D74F96"/>
    <w:rsid w:val="00D80327"/>
    <w:rsid w:val="00D81A3E"/>
    <w:rsid w:val="00D82589"/>
    <w:rsid w:val="00D83AFD"/>
    <w:rsid w:val="00D841C3"/>
    <w:rsid w:val="00D84E35"/>
    <w:rsid w:val="00D8566D"/>
    <w:rsid w:val="00D85838"/>
    <w:rsid w:val="00D85F66"/>
    <w:rsid w:val="00D867A1"/>
    <w:rsid w:val="00D910D3"/>
    <w:rsid w:val="00D91407"/>
    <w:rsid w:val="00D92E40"/>
    <w:rsid w:val="00D93610"/>
    <w:rsid w:val="00D940A8"/>
    <w:rsid w:val="00D944CD"/>
    <w:rsid w:val="00D9489E"/>
    <w:rsid w:val="00D958F8"/>
    <w:rsid w:val="00D959F8"/>
    <w:rsid w:val="00D95D6D"/>
    <w:rsid w:val="00D973B9"/>
    <w:rsid w:val="00D97EFC"/>
    <w:rsid w:val="00DA0595"/>
    <w:rsid w:val="00DA0DAD"/>
    <w:rsid w:val="00DA2AD6"/>
    <w:rsid w:val="00DA3D0D"/>
    <w:rsid w:val="00DA41E2"/>
    <w:rsid w:val="00DA472C"/>
    <w:rsid w:val="00DA550A"/>
    <w:rsid w:val="00DB082E"/>
    <w:rsid w:val="00DB0B1B"/>
    <w:rsid w:val="00DB1E80"/>
    <w:rsid w:val="00DB23E7"/>
    <w:rsid w:val="00DB2925"/>
    <w:rsid w:val="00DB2E07"/>
    <w:rsid w:val="00DB2E4D"/>
    <w:rsid w:val="00DB2F73"/>
    <w:rsid w:val="00DB4546"/>
    <w:rsid w:val="00DB4A17"/>
    <w:rsid w:val="00DB66B6"/>
    <w:rsid w:val="00DB6F99"/>
    <w:rsid w:val="00DB76D2"/>
    <w:rsid w:val="00DB79F1"/>
    <w:rsid w:val="00DC06F0"/>
    <w:rsid w:val="00DC37DF"/>
    <w:rsid w:val="00DC3951"/>
    <w:rsid w:val="00DC3B06"/>
    <w:rsid w:val="00DC4A6C"/>
    <w:rsid w:val="00DC559D"/>
    <w:rsid w:val="00DC5612"/>
    <w:rsid w:val="00DC6691"/>
    <w:rsid w:val="00DC7258"/>
    <w:rsid w:val="00DC750D"/>
    <w:rsid w:val="00DC7EC0"/>
    <w:rsid w:val="00DD23B9"/>
    <w:rsid w:val="00DD23D9"/>
    <w:rsid w:val="00DD264A"/>
    <w:rsid w:val="00DD5583"/>
    <w:rsid w:val="00DD588F"/>
    <w:rsid w:val="00DD5A75"/>
    <w:rsid w:val="00DD5ACA"/>
    <w:rsid w:val="00DD6EAD"/>
    <w:rsid w:val="00DD7183"/>
    <w:rsid w:val="00DE02AA"/>
    <w:rsid w:val="00DE386B"/>
    <w:rsid w:val="00DE3BE6"/>
    <w:rsid w:val="00DE4528"/>
    <w:rsid w:val="00DE51BD"/>
    <w:rsid w:val="00DE658A"/>
    <w:rsid w:val="00DE7959"/>
    <w:rsid w:val="00DF005D"/>
    <w:rsid w:val="00DF0648"/>
    <w:rsid w:val="00DF0BDB"/>
    <w:rsid w:val="00DF155F"/>
    <w:rsid w:val="00DF17E3"/>
    <w:rsid w:val="00DF25C9"/>
    <w:rsid w:val="00DF2746"/>
    <w:rsid w:val="00DF2C91"/>
    <w:rsid w:val="00DF2E09"/>
    <w:rsid w:val="00DF35DD"/>
    <w:rsid w:val="00DF41B7"/>
    <w:rsid w:val="00DF5F47"/>
    <w:rsid w:val="00DF6198"/>
    <w:rsid w:val="00DF6404"/>
    <w:rsid w:val="00DF6718"/>
    <w:rsid w:val="00DF6FF4"/>
    <w:rsid w:val="00DF7101"/>
    <w:rsid w:val="00DF7442"/>
    <w:rsid w:val="00E008FC"/>
    <w:rsid w:val="00E012D5"/>
    <w:rsid w:val="00E025D3"/>
    <w:rsid w:val="00E03170"/>
    <w:rsid w:val="00E03B3C"/>
    <w:rsid w:val="00E052BE"/>
    <w:rsid w:val="00E06B40"/>
    <w:rsid w:val="00E10198"/>
    <w:rsid w:val="00E10429"/>
    <w:rsid w:val="00E12DEC"/>
    <w:rsid w:val="00E13BC0"/>
    <w:rsid w:val="00E1433E"/>
    <w:rsid w:val="00E17566"/>
    <w:rsid w:val="00E17CF7"/>
    <w:rsid w:val="00E17E0D"/>
    <w:rsid w:val="00E21BB1"/>
    <w:rsid w:val="00E225B8"/>
    <w:rsid w:val="00E23812"/>
    <w:rsid w:val="00E23BD4"/>
    <w:rsid w:val="00E25BAB"/>
    <w:rsid w:val="00E30410"/>
    <w:rsid w:val="00E32063"/>
    <w:rsid w:val="00E32D4C"/>
    <w:rsid w:val="00E33623"/>
    <w:rsid w:val="00E3385F"/>
    <w:rsid w:val="00E34838"/>
    <w:rsid w:val="00E34D61"/>
    <w:rsid w:val="00E36681"/>
    <w:rsid w:val="00E36A78"/>
    <w:rsid w:val="00E370D4"/>
    <w:rsid w:val="00E37774"/>
    <w:rsid w:val="00E40E3B"/>
    <w:rsid w:val="00E40EF3"/>
    <w:rsid w:val="00E411B1"/>
    <w:rsid w:val="00E420F5"/>
    <w:rsid w:val="00E42296"/>
    <w:rsid w:val="00E43F16"/>
    <w:rsid w:val="00E44D7E"/>
    <w:rsid w:val="00E5012B"/>
    <w:rsid w:val="00E505A9"/>
    <w:rsid w:val="00E50FDD"/>
    <w:rsid w:val="00E52E47"/>
    <w:rsid w:val="00E53FFC"/>
    <w:rsid w:val="00E54775"/>
    <w:rsid w:val="00E54948"/>
    <w:rsid w:val="00E55812"/>
    <w:rsid w:val="00E55B90"/>
    <w:rsid w:val="00E56C8C"/>
    <w:rsid w:val="00E6083C"/>
    <w:rsid w:val="00E61AED"/>
    <w:rsid w:val="00E61F84"/>
    <w:rsid w:val="00E62FDB"/>
    <w:rsid w:val="00E63CF5"/>
    <w:rsid w:val="00E648BC"/>
    <w:rsid w:val="00E64B3B"/>
    <w:rsid w:val="00E65315"/>
    <w:rsid w:val="00E6635B"/>
    <w:rsid w:val="00E674A0"/>
    <w:rsid w:val="00E718B0"/>
    <w:rsid w:val="00E72648"/>
    <w:rsid w:val="00E72B74"/>
    <w:rsid w:val="00E73AEA"/>
    <w:rsid w:val="00E743D2"/>
    <w:rsid w:val="00E75435"/>
    <w:rsid w:val="00E77B90"/>
    <w:rsid w:val="00E77FA7"/>
    <w:rsid w:val="00E80EFB"/>
    <w:rsid w:val="00E82855"/>
    <w:rsid w:val="00E8385B"/>
    <w:rsid w:val="00E850FD"/>
    <w:rsid w:val="00E856A1"/>
    <w:rsid w:val="00E86996"/>
    <w:rsid w:val="00E86D1D"/>
    <w:rsid w:val="00E87249"/>
    <w:rsid w:val="00E87B07"/>
    <w:rsid w:val="00E91625"/>
    <w:rsid w:val="00E91EA5"/>
    <w:rsid w:val="00E920A4"/>
    <w:rsid w:val="00E92E1D"/>
    <w:rsid w:val="00E93208"/>
    <w:rsid w:val="00E94647"/>
    <w:rsid w:val="00E9470E"/>
    <w:rsid w:val="00E94BFD"/>
    <w:rsid w:val="00E95648"/>
    <w:rsid w:val="00E9597D"/>
    <w:rsid w:val="00E96B86"/>
    <w:rsid w:val="00EA0EF2"/>
    <w:rsid w:val="00EA120A"/>
    <w:rsid w:val="00EA1250"/>
    <w:rsid w:val="00EA33E0"/>
    <w:rsid w:val="00EA352F"/>
    <w:rsid w:val="00EA3640"/>
    <w:rsid w:val="00EA398A"/>
    <w:rsid w:val="00EA5835"/>
    <w:rsid w:val="00EA7187"/>
    <w:rsid w:val="00EB1799"/>
    <w:rsid w:val="00EB2086"/>
    <w:rsid w:val="00EB21E6"/>
    <w:rsid w:val="00EB2D61"/>
    <w:rsid w:val="00EB773A"/>
    <w:rsid w:val="00EB7A96"/>
    <w:rsid w:val="00EB7E62"/>
    <w:rsid w:val="00EC04ED"/>
    <w:rsid w:val="00EC0B48"/>
    <w:rsid w:val="00EC119E"/>
    <w:rsid w:val="00EC1B33"/>
    <w:rsid w:val="00EC29C1"/>
    <w:rsid w:val="00EC3890"/>
    <w:rsid w:val="00EC496E"/>
    <w:rsid w:val="00EC5BE6"/>
    <w:rsid w:val="00EC6B7A"/>
    <w:rsid w:val="00ED0C43"/>
    <w:rsid w:val="00ED2A20"/>
    <w:rsid w:val="00ED2ABC"/>
    <w:rsid w:val="00ED32C2"/>
    <w:rsid w:val="00ED37EB"/>
    <w:rsid w:val="00ED39E3"/>
    <w:rsid w:val="00ED4476"/>
    <w:rsid w:val="00ED52A4"/>
    <w:rsid w:val="00ED5BB5"/>
    <w:rsid w:val="00ED67DD"/>
    <w:rsid w:val="00ED7098"/>
    <w:rsid w:val="00EE03B5"/>
    <w:rsid w:val="00EE0D60"/>
    <w:rsid w:val="00EE4643"/>
    <w:rsid w:val="00EE4C99"/>
    <w:rsid w:val="00EE6D53"/>
    <w:rsid w:val="00EF0660"/>
    <w:rsid w:val="00EF0841"/>
    <w:rsid w:val="00EF1F26"/>
    <w:rsid w:val="00EF1F76"/>
    <w:rsid w:val="00EF278F"/>
    <w:rsid w:val="00EF339B"/>
    <w:rsid w:val="00EF46FA"/>
    <w:rsid w:val="00EF476B"/>
    <w:rsid w:val="00EF56C5"/>
    <w:rsid w:val="00EF757B"/>
    <w:rsid w:val="00F010BF"/>
    <w:rsid w:val="00F035EF"/>
    <w:rsid w:val="00F03946"/>
    <w:rsid w:val="00F03DF4"/>
    <w:rsid w:val="00F056CA"/>
    <w:rsid w:val="00F05B75"/>
    <w:rsid w:val="00F06121"/>
    <w:rsid w:val="00F078E3"/>
    <w:rsid w:val="00F07BA5"/>
    <w:rsid w:val="00F10AC7"/>
    <w:rsid w:val="00F116BE"/>
    <w:rsid w:val="00F12411"/>
    <w:rsid w:val="00F12599"/>
    <w:rsid w:val="00F12BAB"/>
    <w:rsid w:val="00F14626"/>
    <w:rsid w:val="00F14947"/>
    <w:rsid w:val="00F14F98"/>
    <w:rsid w:val="00F16301"/>
    <w:rsid w:val="00F16B72"/>
    <w:rsid w:val="00F16F89"/>
    <w:rsid w:val="00F20E15"/>
    <w:rsid w:val="00F211C0"/>
    <w:rsid w:val="00F21287"/>
    <w:rsid w:val="00F229DE"/>
    <w:rsid w:val="00F2335A"/>
    <w:rsid w:val="00F24752"/>
    <w:rsid w:val="00F24B1B"/>
    <w:rsid w:val="00F25237"/>
    <w:rsid w:val="00F25E7B"/>
    <w:rsid w:val="00F260A5"/>
    <w:rsid w:val="00F26AA1"/>
    <w:rsid w:val="00F3114D"/>
    <w:rsid w:val="00F34797"/>
    <w:rsid w:val="00F348ED"/>
    <w:rsid w:val="00F34FE2"/>
    <w:rsid w:val="00F3527E"/>
    <w:rsid w:val="00F4124D"/>
    <w:rsid w:val="00F4256A"/>
    <w:rsid w:val="00F4305E"/>
    <w:rsid w:val="00F43200"/>
    <w:rsid w:val="00F4334D"/>
    <w:rsid w:val="00F4374C"/>
    <w:rsid w:val="00F44187"/>
    <w:rsid w:val="00F451C9"/>
    <w:rsid w:val="00F46188"/>
    <w:rsid w:val="00F47DBB"/>
    <w:rsid w:val="00F502DA"/>
    <w:rsid w:val="00F5053D"/>
    <w:rsid w:val="00F5058B"/>
    <w:rsid w:val="00F50EFA"/>
    <w:rsid w:val="00F51E13"/>
    <w:rsid w:val="00F52056"/>
    <w:rsid w:val="00F52A67"/>
    <w:rsid w:val="00F5409C"/>
    <w:rsid w:val="00F546EF"/>
    <w:rsid w:val="00F54EF1"/>
    <w:rsid w:val="00F55837"/>
    <w:rsid w:val="00F56BFE"/>
    <w:rsid w:val="00F5791E"/>
    <w:rsid w:val="00F57985"/>
    <w:rsid w:val="00F610FE"/>
    <w:rsid w:val="00F63AD8"/>
    <w:rsid w:val="00F63C1A"/>
    <w:rsid w:val="00F64017"/>
    <w:rsid w:val="00F64B9F"/>
    <w:rsid w:val="00F64FDA"/>
    <w:rsid w:val="00F65FFA"/>
    <w:rsid w:val="00F66016"/>
    <w:rsid w:val="00F70B49"/>
    <w:rsid w:val="00F7191C"/>
    <w:rsid w:val="00F71968"/>
    <w:rsid w:val="00F71F9D"/>
    <w:rsid w:val="00F7235D"/>
    <w:rsid w:val="00F73897"/>
    <w:rsid w:val="00F73F67"/>
    <w:rsid w:val="00F75209"/>
    <w:rsid w:val="00F770BE"/>
    <w:rsid w:val="00F772BB"/>
    <w:rsid w:val="00F776EA"/>
    <w:rsid w:val="00F7781B"/>
    <w:rsid w:val="00F80065"/>
    <w:rsid w:val="00F810FD"/>
    <w:rsid w:val="00F817FD"/>
    <w:rsid w:val="00F81AC6"/>
    <w:rsid w:val="00F82CDC"/>
    <w:rsid w:val="00F83F34"/>
    <w:rsid w:val="00F84B00"/>
    <w:rsid w:val="00F8559C"/>
    <w:rsid w:val="00F85C56"/>
    <w:rsid w:val="00F8604D"/>
    <w:rsid w:val="00F862C4"/>
    <w:rsid w:val="00F8653B"/>
    <w:rsid w:val="00F903DA"/>
    <w:rsid w:val="00F9082B"/>
    <w:rsid w:val="00F90B62"/>
    <w:rsid w:val="00F93020"/>
    <w:rsid w:val="00F9339F"/>
    <w:rsid w:val="00F941DE"/>
    <w:rsid w:val="00F95B2A"/>
    <w:rsid w:val="00F95D20"/>
    <w:rsid w:val="00F96131"/>
    <w:rsid w:val="00F96D7E"/>
    <w:rsid w:val="00F97350"/>
    <w:rsid w:val="00F9753E"/>
    <w:rsid w:val="00F9778A"/>
    <w:rsid w:val="00F979FC"/>
    <w:rsid w:val="00F97EF7"/>
    <w:rsid w:val="00FA0204"/>
    <w:rsid w:val="00FA025F"/>
    <w:rsid w:val="00FA1E65"/>
    <w:rsid w:val="00FA21BA"/>
    <w:rsid w:val="00FA252B"/>
    <w:rsid w:val="00FA2D39"/>
    <w:rsid w:val="00FA3793"/>
    <w:rsid w:val="00FA38D2"/>
    <w:rsid w:val="00FA3E72"/>
    <w:rsid w:val="00FA659A"/>
    <w:rsid w:val="00FA6710"/>
    <w:rsid w:val="00FA6D58"/>
    <w:rsid w:val="00FB2FD1"/>
    <w:rsid w:val="00FB30C9"/>
    <w:rsid w:val="00FB395A"/>
    <w:rsid w:val="00FB41E2"/>
    <w:rsid w:val="00FB4A8B"/>
    <w:rsid w:val="00FB62A2"/>
    <w:rsid w:val="00FB6634"/>
    <w:rsid w:val="00FB6A02"/>
    <w:rsid w:val="00FB7751"/>
    <w:rsid w:val="00FB782E"/>
    <w:rsid w:val="00FB7C84"/>
    <w:rsid w:val="00FC062E"/>
    <w:rsid w:val="00FC384F"/>
    <w:rsid w:val="00FC39A8"/>
    <w:rsid w:val="00FC3E38"/>
    <w:rsid w:val="00FC55B1"/>
    <w:rsid w:val="00FC5F0C"/>
    <w:rsid w:val="00FC6B06"/>
    <w:rsid w:val="00FC6CC8"/>
    <w:rsid w:val="00FC726E"/>
    <w:rsid w:val="00FC73C5"/>
    <w:rsid w:val="00FD1117"/>
    <w:rsid w:val="00FD13D3"/>
    <w:rsid w:val="00FD15D8"/>
    <w:rsid w:val="00FD1A60"/>
    <w:rsid w:val="00FD31D8"/>
    <w:rsid w:val="00FD4437"/>
    <w:rsid w:val="00FD6EE8"/>
    <w:rsid w:val="00FD711F"/>
    <w:rsid w:val="00FD766E"/>
    <w:rsid w:val="00FE260F"/>
    <w:rsid w:val="00FE427F"/>
    <w:rsid w:val="00FE5291"/>
    <w:rsid w:val="00FE5EDC"/>
    <w:rsid w:val="00FE7D56"/>
    <w:rsid w:val="00FF0364"/>
    <w:rsid w:val="00FF1450"/>
    <w:rsid w:val="00FF14B3"/>
    <w:rsid w:val="00FF1750"/>
    <w:rsid w:val="00FF1E01"/>
    <w:rsid w:val="00FF250C"/>
    <w:rsid w:val="00FF27E4"/>
    <w:rsid w:val="00FF28C7"/>
    <w:rsid w:val="00FF6BBE"/>
    <w:rsid w:val="00FF78A9"/>
    <w:rsid w:val="00FF7D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63E20B"/>
  <w15:chartTrackingRefBased/>
  <w15:docId w15:val="{81FDB3A8-16A8-4450-8703-5FEB459E6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8B4"/>
    <w:pPr>
      <w:spacing w:line="276" w:lineRule="auto"/>
    </w:pPr>
  </w:style>
  <w:style w:type="paragraph" w:styleId="Heading1">
    <w:name w:val="heading 1"/>
    <w:basedOn w:val="Normal"/>
    <w:next w:val="Normal"/>
    <w:link w:val="Heading1Char"/>
    <w:uiPriority w:val="9"/>
    <w:qFormat/>
    <w:rsid w:val="00215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753"/>
    <w:rPr>
      <w:rFonts w:eastAsiaTheme="majorEastAsia" w:cstheme="majorBidi"/>
      <w:color w:val="272727" w:themeColor="text1" w:themeTint="D8"/>
    </w:rPr>
  </w:style>
  <w:style w:type="paragraph" w:styleId="Title">
    <w:name w:val="Title"/>
    <w:basedOn w:val="Normal"/>
    <w:next w:val="Normal"/>
    <w:link w:val="TitleChar"/>
    <w:uiPriority w:val="10"/>
    <w:qFormat/>
    <w:rsid w:val="00215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753"/>
    <w:pPr>
      <w:spacing w:before="160"/>
      <w:jc w:val="center"/>
    </w:pPr>
    <w:rPr>
      <w:i/>
      <w:iCs/>
      <w:color w:val="404040" w:themeColor="text1" w:themeTint="BF"/>
    </w:rPr>
  </w:style>
  <w:style w:type="character" w:customStyle="1" w:styleId="QuoteChar">
    <w:name w:val="Quote Char"/>
    <w:basedOn w:val="DefaultParagraphFont"/>
    <w:link w:val="Quote"/>
    <w:uiPriority w:val="29"/>
    <w:rsid w:val="00215753"/>
    <w:rPr>
      <w:i/>
      <w:iCs/>
      <w:color w:val="404040" w:themeColor="text1" w:themeTint="BF"/>
    </w:rPr>
  </w:style>
  <w:style w:type="paragraph" w:styleId="ListParagraph">
    <w:name w:val="List Paragraph"/>
    <w:basedOn w:val="Normal"/>
    <w:uiPriority w:val="34"/>
    <w:qFormat/>
    <w:rsid w:val="00215753"/>
    <w:pPr>
      <w:ind w:left="720"/>
      <w:contextualSpacing/>
    </w:pPr>
  </w:style>
  <w:style w:type="character" w:styleId="IntenseEmphasis">
    <w:name w:val="Intense Emphasis"/>
    <w:basedOn w:val="DefaultParagraphFont"/>
    <w:uiPriority w:val="21"/>
    <w:qFormat/>
    <w:rsid w:val="00215753"/>
    <w:rPr>
      <w:i/>
      <w:iCs/>
      <w:color w:val="0F4761" w:themeColor="accent1" w:themeShade="BF"/>
    </w:rPr>
  </w:style>
  <w:style w:type="paragraph" w:styleId="IntenseQuote">
    <w:name w:val="Intense Quote"/>
    <w:basedOn w:val="Normal"/>
    <w:next w:val="Normal"/>
    <w:link w:val="IntenseQuoteChar"/>
    <w:uiPriority w:val="30"/>
    <w:qFormat/>
    <w:rsid w:val="00215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753"/>
    <w:rPr>
      <w:i/>
      <w:iCs/>
      <w:color w:val="0F4761" w:themeColor="accent1" w:themeShade="BF"/>
    </w:rPr>
  </w:style>
  <w:style w:type="character" w:styleId="IntenseReference">
    <w:name w:val="Intense Reference"/>
    <w:basedOn w:val="DefaultParagraphFont"/>
    <w:uiPriority w:val="32"/>
    <w:qFormat/>
    <w:rsid w:val="00215753"/>
    <w:rPr>
      <w:b/>
      <w:bCs/>
      <w:smallCaps/>
      <w:color w:val="0F4761" w:themeColor="accent1" w:themeShade="BF"/>
      <w:spacing w:val="5"/>
    </w:rPr>
  </w:style>
  <w:style w:type="character" w:styleId="PlaceholderText">
    <w:name w:val="Placeholder Text"/>
    <w:basedOn w:val="DefaultParagraphFont"/>
    <w:uiPriority w:val="99"/>
    <w:semiHidden/>
    <w:rsid w:val="008076FD"/>
    <w:rPr>
      <w:color w:val="666666"/>
    </w:rPr>
  </w:style>
  <w:style w:type="paragraph" w:styleId="Header">
    <w:name w:val="header"/>
    <w:basedOn w:val="Normal"/>
    <w:link w:val="HeaderChar"/>
    <w:uiPriority w:val="99"/>
    <w:unhideWhenUsed/>
    <w:rsid w:val="003C3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C6E"/>
  </w:style>
  <w:style w:type="paragraph" w:styleId="Footer">
    <w:name w:val="footer"/>
    <w:basedOn w:val="Normal"/>
    <w:link w:val="FooterChar"/>
    <w:uiPriority w:val="99"/>
    <w:unhideWhenUsed/>
    <w:rsid w:val="003C3C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C6E"/>
  </w:style>
  <w:style w:type="character" w:styleId="Hyperlink">
    <w:name w:val="Hyperlink"/>
    <w:basedOn w:val="DefaultParagraphFont"/>
    <w:uiPriority w:val="99"/>
    <w:unhideWhenUsed/>
    <w:rsid w:val="00000003"/>
    <w:rPr>
      <w:color w:val="467886" w:themeColor="hyperlink"/>
      <w:u w:val="single"/>
    </w:rPr>
  </w:style>
  <w:style w:type="character" w:styleId="UnresolvedMention">
    <w:name w:val="Unresolved Mention"/>
    <w:basedOn w:val="DefaultParagraphFont"/>
    <w:uiPriority w:val="99"/>
    <w:semiHidden/>
    <w:unhideWhenUsed/>
    <w:rsid w:val="00000003"/>
    <w:rPr>
      <w:color w:val="605E5C"/>
      <w:shd w:val="clear" w:color="auto" w:fill="E1DFDD"/>
    </w:rPr>
  </w:style>
  <w:style w:type="paragraph" w:styleId="Caption">
    <w:name w:val="caption"/>
    <w:basedOn w:val="Normal"/>
    <w:next w:val="Normal"/>
    <w:uiPriority w:val="35"/>
    <w:unhideWhenUsed/>
    <w:qFormat/>
    <w:rsid w:val="00786B30"/>
    <w:pPr>
      <w:spacing w:after="200" w:line="240" w:lineRule="auto"/>
    </w:pPr>
    <w:rPr>
      <w:i/>
      <w:iCs/>
      <w:color w:val="0E2841" w:themeColor="text2"/>
      <w:sz w:val="18"/>
      <w:szCs w:val="18"/>
    </w:rPr>
  </w:style>
  <w:style w:type="table" w:styleId="TableGrid">
    <w:name w:val="Table Grid"/>
    <w:basedOn w:val="TableNormal"/>
    <w:uiPriority w:val="39"/>
    <w:rsid w:val="00D107B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D5AC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057A3C"/>
    <w:rPr>
      <w:rFonts w:ascii="Times New Roman" w:hAnsi="Times New Roman" w:cs="Times New Roman"/>
    </w:rPr>
  </w:style>
  <w:style w:type="character" w:styleId="Strong">
    <w:name w:val="Strong"/>
    <w:basedOn w:val="DefaultParagraphFont"/>
    <w:uiPriority w:val="22"/>
    <w:qFormat/>
    <w:rsid w:val="00305514"/>
    <w:rPr>
      <w:b/>
      <w:bCs/>
    </w:rPr>
  </w:style>
  <w:style w:type="character" w:customStyle="1" w:styleId="katex-mathml">
    <w:name w:val="katex-mathml"/>
    <w:basedOn w:val="DefaultParagraphFont"/>
    <w:rsid w:val="00305514"/>
  </w:style>
  <w:style w:type="character" w:customStyle="1" w:styleId="mord">
    <w:name w:val="mord"/>
    <w:basedOn w:val="DefaultParagraphFont"/>
    <w:rsid w:val="00305514"/>
  </w:style>
  <w:style w:type="character" w:customStyle="1" w:styleId="vlist-s">
    <w:name w:val="vlist-s"/>
    <w:basedOn w:val="DefaultParagraphFont"/>
    <w:rsid w:val="00305514"/>
  </w:style>
  <w:style w:type="character" w:customStyle="1" w:styleId="mpunct">
    <w:name w:val="mpunct"/>
    <w:basedOn w:val="DefaultParagraphFont"/>
    <w:rsid w:val="00305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5486">
      <w:bodyDiv w:val="1"/>
      <w:marLeft w:val="0"/>
      <w:marRight w:val="0"/>
      <w:marTop w:val="0"/>
      <w:marBottom w:val="0"/>
      <w:divBdr>
        <w:top w:val="none" w:sz="0" w:space="0" w:color="auto"/>
        <w:left w:val="none" w:sz="0" w:space="0" w:color="auto"/>
        <w:bottom w:val="none" w:sz="0" w:space="0" w:color="auto"/>
        <w:right w:val="none" w:sz="0" w:space="0" w:color="auto"/>
      </w:divBdr>
    </w:div>
    <w:div w:id="24983358">
      <w:bodyDiv w:val="1"/>
      <w:marLeft w:val="0"/>
      <w:marRight w:val="0"/>
      <w:marTop w:val="0"/>
      <w:marBottom w:val="0"/>
      <w:divBdr>
        <w:top w:val="none" w:sz="0" w:space="0" w:color="auto"/>
        <w:left w:val="none" w:sz="0" w:space="0" w:color="auto"/>
        <w:bottom w:val="none" w:sz="0" w:space="0" w:color="auto"/>
        <w:right w:val="none" w:sz="0" w:space="0" w:color="auto"/>
      </w:divBdr>
    </w:div>
    <w:div w:id="27727772">
      <w:bodyDiv w:val="1"/>
      <w:marLeft w:val="0"/>
      <w:marRight w:val="0"/>
      <w:marTop w:val="0"/>
      <w:marBottom w:val="0"/>
      <w:divBdr>
        <w:top w:val="none" w:sz="0" w:space="0" w:color="auto"/>
        <w:left w:val="none" w:sz="0" w:space="0" w:color="auto"/>
        <w:bottom w:val="none" w:sz="0" w:space="0" w:color="auto"/>
        <w:right w:val="none" w:sz="0" w:space="0" w:color="auto"/>
      </w:divBdr>
    </w:div>
    <w:div w:id="31342274">
      <w:bodyDiv w:val="1"/>
      <w:marLeft w:val="0"/>
      <w:marRight w:val="0"/>
      <w:marTop w:val="0"/>
      <w:marBottom w:val="0"/>
      <w:divBdr>
        <w:top w:val="none" w:sz="0" w:space="0" w:color="auto"/>
        <w:left w:val="none" w:sz="0" w:space="0" w:color="auto"/>
        <w:bottom w:val="none" w:sz="0" w:space="0" w:color="auto"/>
        <w:right w:val="none" w:sz="0" w:space="0" w:color="auto"/>
      </w:divBdr>
    </w:div>
    <w:div w:id="110634792">
      <w:bodyDiv w:val="1"/>
      <w:marLeft w:val="0"/>
      <w:marRight w:val="0"/>
      <w:marTop w:val="0"/>
      <w:marBottom w:val="0"/>
      <w:divBdr>
        <w:top w:val="none" w:sz="0" w:space="0" w:color="auto"/>
        <w:left w:val="none" w:sz="0" w:space="0" w:color="auto"/>
        <w:bottom w:val="none" w:sz="0" w:space="0" w:color="auto"/>
        <w:right w:val="none" w:sz="0" w:space="0" w:color="auto"/>
      </w:divBdr>
    </w:div>
    <w:div w:id="113256730">
      <w:bodyDiv w:val="1"/>
      <w:marLeft w:val="0"/>
      <w:marRight w:val="0"/>
      <w:marTop w:val="0"/>
      <w:marBottom w:val="0"/>
      <w:divBdr>
        <w:top w:val="none" w:sz="0" w:space="0" w:color="auto"/>
        <w:left w:val="none" w:sz="0" w:space="0" w:color="auto"/>
        <w:bottom w:val="none" w:sz="0" w:space="0" w:color="auto"/>
        <w:right w:val="none" w:sz="0" w:space="0" w:color="auto"/>
      </w:divBdr>
      <w:divsChild>
        <w:div w:id="906038683">
          <w:marLeft w:val="0"/>
          <w:marRight w:val="0"/>
          <w:marTop w:val="0"/>
          <w:marBottom w:val="0"/>
          <w:divBdr>
            <w:top w:val="none" w:sz="0" w:space="0" w:color="auto"/>
            <w:left w:val="none" w:sz="0" w:space="0" w:color="auto"/>
            <w:bottom w:val="none" w:sz="0" w:space="0" w:color="auto"/>
            <w:right w:val="none" w:sz="0" w:space="0" w:color="auto"/>
          </w:divBdr>
        </w:div>
      </w:divsChild>
    </w:div>
    <w:div w:id="167790248">
      <w:bodyDiv w:val="1"/>
      <w:marLeft w:val="0"/>
      <w:marRight w:val="0"/>
      <w:marTop w:val="0"/>
      <w:marBottom w:val="0"/>
      <w:divBdr>
        <w:top w:val="none" w:sz="0" w:space="0" w:color="auto"/>
        <w:left w:val="none" w:sz="0" w:space="0" w:color="auto"/>
        <w:bottom w:val="none" w:sz="0" w:space="0" w:color="auto"/>
        <w:right w:val="none" w:sz="0" w:space="0" w:color="auto"/>
      </w:divBdr>
    </w:div>
    <w:div w:id="175846795">
      <w:bodyDiv w:val="1"/>
      <w:marLeft w:val="0"/>
      <w:marRight w:val="0"/>
      <w:marTop w:val="0"/>
      <w:marBottom w:val="0"/>
      <w:divBdr>
        <w:top w:val="none" w:sz="0" w:space="0" w:color="auto"/>
        <w:left w:val="none" w:sz="0" w:space="0" w:color="auto"/>
        <w:bottom w:val="none" w:sz="0" w:space="0" w:color="auto"/>
        <w:right w:val="none" w:sz="0" w:space="0" w:color="auto"/>
      </w:divBdr>
    </w:div>
    <w:div w:id="234899459">
      <w:bodyDiv w:val="1"/>
      <w:marLeft w:val="0"/>
      <w:marRight w:val="0"/>
      <w:marTop w:val="0"/>
      <w:marBottom w:val="0"/>
      <w:divBdr>
        <w:top w:val="none" w:sz="0" w:space="0" w:color="auto"/>
        <w:left w:val="none" w:sz="0" w:space="0" w:color="auto"/>
        <w:bottom w:val="none" w:sz="0" w:space="0" w:color="auto"/>
        <w:right w:val="none" w:sz="0" w:space="0" w:color="auto"/>
      </w:divBdr>
    </w:div>
    <w:div w:id="268051655">
      <w:bodyDiv w:val="1"/>
      <w:marLeft w:val="0"/>
      <w:marRight w:val="0"/>
      <w:marTop w:val="0"/>
      <w:marBottom w:val="0"/>
      <w:divBdr>
        <w:top w:val="none" w:sz="0" w:space="0" w:color="auto"/>
        <w:left w:val="none" w:sz="0" w:space="0" w:color="auto"/>
        <w:bottom w:val="none" w:sz="0" w:space="0" w:color="auto"/>
        <w:right w:val="none" w:sz="0" w:space="0" w:color="auto"/>
      </w:divBdr>
    </w:div>
    <w:div w:id="399671074">
      <w:bodyDiv w:val="1"/>
      <w:marLeft w:val="0"/>
      <w:marRight w:val="0"/>
      <w:marTop w:val="0"/>
      <w:marBottom w:val="0"/>
      <w:divBdr>
        <w:top w:val="none" w:sz="0" w:space="0" w:color="auto"/>
        <w:left w:val="none" w:sz="0" w:space="0" w:color="auto"/>
        <w:bottom w:val="none" w:sz="0" w:space="0" w:color="auto"/>
        <w:right w:val="none" w:sz="0" w:space="0" w:color="auto"/>
      </w:divBdr>
    </w:div>
    <w:div w:id="441918332">
      <w:bodyDiv w:val="1"/>
      <w:marLeft w:val="0"/>
      <w:marRight w:val="0"/>
      <w:marTop w:val="0"/>
      <w:marBottom w:val="0"/>
      <w:divBdr>
        <w:top w:val="none" w:sz="0" w:space="0" w:color="auto"/>
        <w:left w:val="none" w:sz="0" w:space="0" w:color="auto"/>
        <w:bottom w:val="none" w:sz="0" w:space="0" w:color="auto"/>
        <w:right w:val="none" w:sz="0" w:space="0" w:color="auto"/>
      </w:divBdr>
    </w:div>
    <w:div w:id="474183638">
      <w:bodyDiv w:val="1"/>
      <w:marLeft w:val="0"/>
      <w:marRight w:val="0"/>
      <w:marTop w:val="0"/>
      <w:marBottom w:val="0"/>
      <w:divBdr>
        <w:top w:val="none" w:sz="0" w:space="0" w:color="auto"/>
        <w:left w:val="none" w:sz="0" w:space="0" w:color="auto"/>
        <w:bottom w:val="none" w:sz="0" w:space="0" w:color="auto"/>
        <w:right w:val="none" w:sz="0" w:space="0" w:color="auto"/>
      </w:divBdr>
      <w:divsChild>
        <w:div w:id="856432539">
          <w:marLeft w:val="0"/>
          <w:marRight w:val="0"/>
          <w:marTop w:val="0"/>
          <w:marBottom w:val="0"/>
          <w:divBdr>
            <w:top w:val="none" w:sz="0" w:space="0" w:color="auto"/>
            <w:left w:val="none" w:sz="0" w:space="0" w:color="auto"/>
            <w:bottom w:val="none" w:sz="0" w:space="0" w:color="auto"/>
            <w:right w:val="none" w:sz="0" w:space="0" w:color="auto"/>
          </w:divBdr>
        </w:div>
      </w:divsChild>
    </w:div>
    <w:div w:id="530607180">
      <w:bodyDiv w:val="1"/>
      <w:marLeft w:val="0"/>
      <w:marRight w:val="0"/>
      <w:marTop w:val="0"/>
      <w:marBottom w:val="0"/>
      <w:divBdr>
        <w:top w:val="none" w:sz="0" w:space="0" w:color="auto"/>
        <w:left w:val="none" w:sz="0" w:space="0" w:color="auto"/>
        <w:bottom w:val="none" w:sz="0" w:space="0" w:color="auto"/>
        <w:right w:val="none" w:sz="0" w:space="0" w:color="auto"/>
      </w:divBdr>
    </w:div>
    <w:div w:id="677737908">
      <w:bodyDiv w:val="1"/>
      <w:marLeft w:val="0"/>
      <w:marRight w:val="0"/>
      <w:marTop w:val="0"/>
      <w:marBottom w:val="0"/>
      <w:divBdr>
        <w:top w:val="none" w:sz="0" w:space="0" w:color="auto"/>
        <w:left w:val="none" w:sz="0" w:space="0" w:color="auto"/>
        <w:bottom w:val="none" w:sz="0" w:space="0" w:color="auto"/>
        <w:right w:val="none" w:sz="0" w:space="0" w:color="auto"/>
      </w:divBdr>
    </w:div>
    <w:div w:id="684400329">
      <w:bodyDiv w:val="1"/>
      <w:marLeft w:val="0"/>
      <w:marRight w:val="0"/>
      <w:marTop w:val="0"/>
      <w:marBottom w:val="0"/>
      <w:divBdr>
        <w:top w:val="none" w:sz="0" w:space="0" w:color="auto"/>
        <w:left w:val="none" w:sz="0" w:space="0" w:color="auto"/>
        <w:bottom w:val="none" w:sz="0" w:space="0" w:color="auto"/>
        <w:right w:val="none" w:sz="0" w:space="0" w:color="auto"/>
      </w:divBdr>
    </w:div>
    <w:div w:id="739593124">
      <w:bodyDiv w:val="1"/>
      <w:marLeft w:val="0"/>
      <w:marRight w:val="0"/>
      <w:marTop w:val="0"/>
      <w:marBottom w:val="0"/>
      <w:divBdr>
        <w:top w:val="none" w:sz="0" w:space="0" w:color="auto"/>
        <w:left w:val="none" w:sz="0" w:space="0" w:color="auto"/>
        <w:bottom w:val="none" w:sz="0" w:space="0" w:color="auto"/>
        <w:right w:val="none" w:sz="0" w:space="0" w:color="auto"/>
      </w:divBdr>
    </w:div>
    <w:div w:id="776952233">
      <w:bodyDiv w:val="1"/>
      <w:marLeft w:val="0"/>
      <w:marRight w:val="0"/>
      <w:marTop w:val="0"/>
      <w:marBottom w:val="0"/>
      <w:divBdr>
        <w:top w:val="none" w:sz="0" w:space="0" w:color="auto"/>
        <w:left w:val="none" w:sz="0" w:space="0" w:color="auto"/>
        <w:bottom w:val="none" w:sz="0" w:space="0" w:color="auto"/>
        <w:right w:val="none" w:sz="0" w:space="0" w:color="auto"/>
      </w:divBdr>
    </w:div>
    <w:div w:id="833495446">
      <w:bodyDiv w:val="1"/>
      <w:marLeft w:val="0"/>
      <w:marRight w:val="0"/>
      <w:marTop w:val="0"/>
      <w:marBottom w:val="0"/>
      <w:divBdr>
        <w:top w:val="none" w:sz="0" w:space="0" w:color="auto"/>
        <w:left w:val="none" w:sz="0" w:space="0" w:color="auto"/>
        <w:bottom w:val="none" w:sz="0" w:space="0" w:color="auto"/>
        <w:right w:val="none" w:sz="0" w:space="0" w:color="auto"/>
      </w:divBdr>
    </w:div>
    <w:div w:id="834614325">
      <w:bodyDiv w:val="1"/>
      <w:marLeft w:val="0"/>
      <w:marRight w:val="0"/>
      <w:marTop w:val="0"/>
      <w:marBottom w:val="0"/>
      <w:divBdr>
        <w:top w:val="none" w:sz="0" w:space="0" w:color="auto"/>
        <w:left w:val="none" w:sz="0" w:space="0" w:color="auto"/>
        <w:bottom w:val="none" w:sz="0" w:space="0" w:color="auto"/>
        <w:right w:val="none" w:sz="0" w:space="0" w:color="auto"/>
      </w:divBdr>
    </w:div>
    <w:div w:id="840050879">
      <w:bodyDiv w:val="1"/>
      <w:marLeft w:val="0"/>
      <w:marRight w:val="0"/>
      <w:marTop w:val="0"/>
      <w:marBottom w:val="0"/>
      <w:divBdr>
        <w:top w:val="none" w:sz="0" w:space="0" w:color="auto"/>
        <w:left w:val="none" w:sz="0" w:space="0" w:color="auto"/>
        <w:bottom w:val="none" w:sz="0" w:space="0" w:color="auto"/>
        <w:right w:val="none" w:sz="0" w:space="0" w:color="auto"/>
      </w:divBdr>
    </w:div>
    <w:div w:id="844705748">
      <w:bodyDiv w:val="1"/>
      <w:marLeft w:val="0"/>
      <w:marRight w:val="0"/>
      <w:marTop w:val="0"/>
      <w:marBottom w:val="0"/>
      <w:divBdr>
        <w:top w:val="none" w:sz="0" w:space="0" w:color="auto"/>
        <w:left w:val="none" w:sz="0" w:space="0" w:color="auto"/>
        <w:bottom w:val="none" w:sz="0" w:space="0" w:color="auto"/>
        <w:right w:val="none" w:sz="0" w:space="0" w:color="auto"/>
      </w:divBdr>
    </w:div>
    <w:div w:id="933510537">
      <w:bodyDiv w:val="1"/>
      <w:marLeft w:val="0"/>
      <w:marRight w:val="0"/>
      <w:marTop w:val="0"/>
      <w:marBottom w:val="0"/>
      <w:divBdr>
        <w:top w:val="none" w:sz="0" w:space="0" w:color="auto"/>
        <w:left w:val="none" w:sz="0" w:space="0" w:color="auto"/>
        <w:bottom w:val="none" w:sz="0" w:space="0" w:color="auto"/>
        <w:right w:val="none" w:sz="0" w:space="0" w:color="auto"/>
      </w:divBdr>
    </w:div>
    <w:div w:id="1085686948">
      <w:bodyDiv w:val="1"/>
      <w:marLeft w:val="0"/>
      <w:marRight w:val="0"/>
      <w:marTop w:val="0"/>
      <w:marBottom w:val="0"/>
      <w:divBdr>
        <w:top w:val="none" w:sz="0" w:space="0" w:color="auto"/>
        <w:left w:val="none" w:sz="0" w:space="0" w:color="auto"/>
        <w:bottom w:val="none" w:sz="0" w:space="0" w:color="auto"/>
        <w:right w:val="none" w:sz="0" w:space="0" w:color="auto"/>
      </w:divBdr>
    </w:div>
    <w:div w:id="1105728322">
      <w:bodyDiv w:val="1"/>
      <w:marLeft w:val="0"/>
      <w:marRight w:val="0"/>
      <w:marTop w:val="0"/>
      <w:marBottom w:val="0"/>
      <w:divBdr>
        <w:top w:val="none" w:sz="0" w:space="0" w:color="auto"/>
        <w:left w:val="none" w:sz="0" w:space="0" w:color="auto"/>
        <w:bottom w:val="none" w:sz="0" w:space="0" w:color="auto"/>
        <w:right w:val="none" w:sz="0" w:space="0" w:color="auto"/>
      </w:divBdr>
      <w:divsChild>
        <w:div w:id="1004824161">
          <w:marLeft w:val="0"/>
          <w:marRight w:val="0"/>
          <w:marTop w:val="0"/>
          <w:marBottom w:val="0"/>
          <w:divBdr>
            <w:top w:val="none" w:sz="0" w:space="0" w:color="auto"/>
            <w:left w:val="none" w:sz="0" w:space="0" w:color="auto"/>
            <w:bottom w:val="none" w:sz="0" w:space="0" w:color="auto"/>
            <w:right w:val="none" w:sz="0" w:space="0" w:color="auto"/>
          </w:divBdr>
        </w:div>
      </w:divsChild>
    </w:div>
    <w:div w:id="1135636669">
      <w:bodyDiv w:val="1"/>
      <w:marLeft w:val="0"/>
      <w:marRight w:val="0"/>
      <w:marTop w:val="0"/>
      <w:marBottom w:val="0"/>
      <w:divBdr>
        <w:top w:val="none" w:sz="0" w:space="0" w:color="auto"/>
        <w:left w:val="none" w:sz="0" w:space="0" w:color="auto"/>
        <w:bottom w:val="none" w:sz="0" w:space="0" w:color="auto"/>
        <w:right w:val="none" w:sz="0" w:space="0" w:color="auto"/>
      </w:divBdr>
      <w:divsChild>
        <w:div w:id="302274628">
          <w:marLeft w:val="0"/>
          <w:marRight w:val="0"/>
          <w:marTop w:val="0"/>
          <w:marBottom w:val="0"/>
          <w:divBdr>
            <w:top w:val="none" w:sz="0" w:space="0" w:color="auto"/>
            <w:left w:val="none" w:sz="0" w:space="0" w:color="auto"/>
            <w:bottom w:val="none" w:sz="0" w:space="0" w:color="auto"/>
            <w:right w:val="none" w:sz="0" w:space="0" w:color="auto"/>
          </w:divBdr>
        </w:div>
      </w:divsChild>
    </w:div>
    <w:div w:id="1169098279">
      <w:bodyDiv w:val="1"/>
      <w:marLeft w:val="0"/>
      <w:marRight w:val="0"/>
      <w:marTop w:val="0"/>
      <w:marBottom w:val="0"/>
      <w:divBdr>
        <w:top w:val="none" w:sz="0" w:space="0" w:color="auto"/>
        <w:left w:val="none" w:sz="0" w:space="0" w:color="auto"/>
        <w:bottom w:val="none" w:sz="0" w:space="0" w:color="auto"/>
        <w:right w:val="none" w:sz="0" w:space="0" w:color="auto"/>
      </w:divBdr>
      <w:divsChild>
        <w:div w:id="1941519916">
          <w:marLeft w:val="0"/>
          <w:marRight w:val="0"/>
          <w:marTop w:val="0"/>
          <w:marBottom w:val="0"/>
          <w:divBdr>
            <w:top w:val="none" w:sz="0" w:space="0" w:color="auto"/>
            <w:left w:val="none" w:sz="0" w:space="0" w:color="auto"/>
            <w:bottom w:val="none" w:sz="0" w:space="0" w:color="auto"/>
            <w:right w:val="none" w:sz="0" w:space="0" w:color="auto"/>
          </w:divBdr>
        </w:div>
      </w:divsChild>
    </w:div>
    <w:div w:id="1180004441">
      <w:bodyDiv w:val="1"/>
      <w:marLeft w:val="0"/>
      <w:marRight w:val="0"/>
      <w:marTop w:val="0"/>
      <w:marBottom w:val="0"/>
      <w:divBdr>
        <w:top w:val="none" w:sz="0" w:space="0" w:color="auto"/>
        <w:left w:val="none" w:sz="0" w:space="0" w:color="auto"/>
        <w:bottom w:val="none" w:sz="0" w:space="0" w:color="auto"/>
        <w:right w:val="none" w:sz="0" w:space="0" w:color="auto"/>
      </w:divBdr>
    </w:div>
    <w:div w:id="1310132639">
      <w:bodyDiv w:val="1"/>
      <w:marLeft w:val="0"/>
      <w:marRight w:val="0"/>
      <w:marTop w:val="0"/>
      <w:marBottom w:val="0"/>
      <w:divBdr>
        <w:top w:val="none" w:sz="0" w:space="0" w:color="auto"/>
        <w:left w:val="none" w:sz="0" w:space="0" w:color="auto"/>
        <w:bottom w:val="none" w:sz="0" w:space="0" w:color="auto"/>
        <w:right w:val="none" w:sz="0" w:space="0" w:color="auto"/>
      </w:divBdr>
    </w:div>
    <w:div w:id="1344015481">
      <w:bodyDiv w:val="1"/>
      <w:marLeft w:val="0"/>
      <w:marRight w:val="0"/>
      <w:marTop w:val="0"/>
      <w:marBottom w:val="0"/>
      <w:divBdr>
        <w:top w:val="none" w:sz="0" w:space="0" w:color="auto"/>
        <w:left w:val="none" w:sz="0" w:space="0" w:color="auto"/>
        <w:bottom w:val="none" w:sz="0" w:space="0" w:color="auto"/>
        <w:right w:val="none" w:sz="0" w:space="0" w:color="auto"/>
      </w:divBdr>
    </w:div>
    <w:div w:id="1365131522">
      <w:bodyDiv w:val="1"/>
      <w:marLeft w:val="0"/>
      <w:marRight w:val="0"/>
      <w:marTop w:val="0"/>
      <w:marBottom w:val="0"/>
      <w:divBdr>
        <w:top w:val="none" w:sz="0" w:space="0" w:color="auto"/>
        <w:left w:val="none" w:sz="0" w:space="0" w:color="auto"/>
        <w:bottom w:val="none" w:sz="0" w:space="0" w:color="auto"/>
        <w:right w:val="none" w:sz="0" w:space="0" w:color="auto"/>
      </w:divBdr>
    </w:div>
    <w:div w:id="1445613325">
      <w:bodyDiv w:val="1"/>
      <w:marLeft w:val="0"/>
      <w:marRight w:val="0"/>
      <w:marTop w:val="0"/>
      <w:marBottom w:val="0"/>
      <w:divBdr>
        <w:top w:val="none" w:sz="0" w:space="0" w:color="auto"/>
        <w:left w:val="none" w:sz="0" w:space="0" w:color="auto"/>
        <w:bottom w:val="none" w:sz="0" w:space="0" w:color="auto"/>
        <w:right w:val="none" w:sz="0" w:space="0" w:color="auto"/>
      </w:divBdr>
    </w:div>
    <w:div w:id="1473475266">
      <w:bodyDiv w:val="1"/>
      <w:marLeft w:val="0"/>
      <w:marRight w:val="0"/>
      <w:marTop w:val="0"/>
      <w:marBottom w:val="0"/>
      <w:divBdr>
        <w:top w:val="none" w:sz="0" w:space="0" w:color="auto"/>
        <w:left w:val="none" w:sz="0" w:space="0" w:color="auto"/>
        <w:bottom w:val="none" w:sz="0" w:space="0" w:color="auto"/>
        <w:right w:val="none" w:sz="0" w:space="0" w:color="auto"/>
      </w:divBdr>
    </w:div>
    <w:div w:id="1501893510">
      <w:bodyDiv w:val="1"/>
      <w:marLeft w:val="0"/>
      <w:marRight w:val="0"/>
      <w:marTop w:val="0"/>
      <w:marBottom w:val="0"/>
      <w:divBdr>
        <w:top w:val="none" w:sz="0" w:space="0" w:color="auto"/>
        <w:left w:val="none" w:sz="0" w:space="0" w:color="auto"/>
        <w:bottom w:val="none" w:sz="0" w:space="0" w:color="auto"/>
        <w:right w:val="none" w:sz="0" w:space="0" w:color="auto"/>
      </w:divBdr>
      <w:divsChild>
        <w:div w:id="30692884">
          <w:marLeft w:val="0"/>
          <w:marRight w:val="0"/>
          <w:marTop w:val="0"/>
          <w:marBottom w:val="0"/>
          <w:divBdr>
            <w:top w:val="none" w:sz="0" w:space="0" w:color="auto"/>
            <w:left w:val="none" w:sz="0" w:space="0" w:color="auto"/>
            <w:bottom w:val="none" w:sz="0" w:space="0" w:color="auto"/>
            <w:right w:val="none" w:sz="0" w:space="0" w:color="auto"/>
          </w:divBdr>
        </w:div>
      </w:divsChild>
    </w:div>
    <w:div w:id="1528521781">
      <w:bodyDiv w:val="1"/>
      <w:marLeft w:val="0"/>
      <w:marRight w:val="0"/>
      <w:marTop w:val="0"/>
      <w:marBottom w:val="0"/>
      <w:divBdr>
        <w:top w:val="none" w:sz="0" w:space="0" w:color="auto"/>
        <w:left w:val="none" w:sz="0" w:space="0" w:color="auto"/>
        <w:bottom w:val="none" w:sz="0" w:space="0" w:color="auto"/>
        <w:right w:val="none" w:sz="0" w:space="0" w:color="auto"/>
      </w:divBdr>
    </w:div>
    <w:div w:id="1606227576">
      <w:bodyDiv w:val="1"/>
      <w:marLeft w:val="0"/>
      <w:marRight w:val="0"/>
      <w:marTop w:val="0"/>
      <w:marBottom w:val="0"/>
      <w:divBdr>
        <w:top w:val="none" w:sz="0" w:space="0" w:color="auto"/>
        <w:left w:val="none" w:sz="0" w:space="0" w:color="auto"/>
        <w:bottom w:val="none" w:sz="0" w:space="0" w:color="auto"/>
        <w:right w:val="none" w:sz="0" w:space="0" w:color="auto"/>
      </w:divBdr>
    </w:div>
    <w:div w:id="1701082165">
      <w:bodyDiv w:val="1"/>
      <w:marLeft w:val="0"/>
      <w:marRight w:val="0"/>
      <w:marTop w:val="0"/>
      <w:marBottom w:val="0"/>
      <w:divBdr>
        <w:top w:val="none" w:sz="0" w:space="0" w:color="auto"/>
        <w:left w:val="none" w:sz="0" w:space="0" w:color="auto"/>
        <w:bottom w:val="none" w:sz="0" w:space="0" w:color="auto"/>
        <w:right w:val="none" w:sz="0" w:space="0" w:color="auto"/>
      </w:divBdr>
    </w:div>
    <w:div w:id="1802571372">
      <w:bodyDiv w:val="1"/>
      <w:marLeft w:val="0"/>
      <w:marRight w:val="0"/>
      <w:marTop w:val="0"/>
      <w:marBottom w:val="0"/>
      <w:divBdr>
        <w:top w:val="none" w:sz="0" w:space="0" w:color="auto"/>
        <w:left w:val="none" w:sz="0" w:space="0" w:color="auto"/>
        <w:bottom w:val="none" w:sz="0" w:space="0" w:color="auto"/>
        <w:right w:val="none" w:sz="0" w:space="0" w:color="auto"/>
      </w:divBdr>
    </w:div>
    <w:div w:id="1894735196">
      <w:bodyDiv w:val="1"/>
      <w:marLeft w:val="0"/>
      <w:marRight w:val="0"/>
      <w:marTop w:val="0"/>
      <w:marBottom w:val="0"/>
      <w:divBdr>
        <w:top w:val="none" w:sz="0" w:space="0" w:color="auto"/>
        <w:left w:val="none" w:sz="0" w:space="0" w:color="auto"/>
        <w:bottom w:val="none" w:sz="0" w:space="0" w:color="auto"/>
        <w:right w:val="none" w:sz="0" w:space="0" w:color="auto"/>
      </w:divBdr>
    </w:div>
    <w:div w:id="1914392353">
      <w:bodyDiv w:val="1"/>
      <w:marLeft w:val="0"/>
      <w:marRight w:val="0"/>
      <w:marTop w:val="0"/>
      <w:marBottom w:val="0"/>
      <w:divBdr>
        <w:top w:val="none" w:sz="0" w:space="0" w:color="auto"/>
        <w:left w:val="none" w:sz="0" w:space="0" w:color="auto"/>
        <w:bottom w:val="none" w:sz="0" w:space="0" w:color="auto"/>
        <w:right w:val="none" w:sz="0" w:space="0" w:color="auto"/>
      </w:divBdr>
    </w:div>
    <w:div w:id="1958757005">
      <w:bodyDiv w:val="1"/>
      <w:marLeft w:val="0"/>
      <w:marRight w:val="0"/>
      <w:marTop w:val="0"/>
      <w:marBottom w:val="0"/>
      <w:divBdr>
        <w:top w:val="none" w:sz="0" w:space="0" w:color="auto"/>
        <w:left w:val="none" w:sz="0" w:space="0" w:color="auto"/>
        <w:bottom w:val="none" w:sz="0" w:space="0" w:color="auto"/>
        <w:right w:val="none" w:sz="0" w:space="0" w:color="auto"/>
      </w:divBdr>
    </w:div>
    <w:div w:id="1993828408">
      <w:bodyDiv w:val="1"/>
      <w:marLeft w:val="0"/>
      <w:marRight w:val="0"/>
      <w:marTop w:val="0"/>
      <w:marBottom w:val="0"/>
      <w:divBdr>
        <w:top w:val="none" w:sz="0" w:space="0" w:color="auto"/>
        <w:left w:val="none" w:sz="0" w:space="0" w:color="auto"/>
        <w:bottom w:val="none" w:sz="0" w:space="0" w:color="auto"/>
        <w:right w:val="none" w:sz="0" w:space="0" w:color="auto"/>
      </w:divBdr>
      <w:divsChild>
        <w:div w:id="1473405415">
          <w:marLeft w:val="0"/>
          <w:marRight w:val="0"/>
          <w:marTop w:val="0"/>
          <w:marBottom w:val="0"/>
          <w:divBdr>
            <w:top w:val="none" w:sz="0" w:space="0" w:color="auto"/>
            <w:left w:val="none" w:sz="0" w:space="0" w:color="auto"/>
            <w:bottom w:val="none" w:sz="0" w:space="0" w:color="auto"/>
            <w:right w:val="none" w:sz="0" w:space="0" w:color="auto"/>
          </w:divBdr>
          <w:divsChild>
            <w:div w:id="9744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6436">
      <w:bodyDiv w:val="1"/>
      <w:marLeft w:val="0"/>
      <w:marRight w:val="0"/>
      <w:marTop w:val="0"/>
      <w:marBottom w:val="0"/>
      <w:divBdr>
        <w:top w:val="none" w:sz="0" w:space="0" w:color="auto"/>
        <w:left w:val="none" w:sz="0" w:space="0" w:color="auto"/>
        <w:bottom w:val="none" w:sz="0" w:space="0" w:color="auto"/>
        <w:right w:val="none" w:sz="0" w:space="0" w:color="auto"/>
      </w:divBdr>
    </w:div>
    <w:div w:id="2064133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ACB14254E38345903D3043F705138E" ma:contentTypeVersion="17" ma:contentTypeDescription="Create a new document." ma:contentTypeScope="" ma:versionID="cc73c8e79f67e4179ff989372bf1df71">
  <xsd:schema xmlns:xsd="http://www.w3.org/2001/XMLSchema" xmlns:xs="http://www.w3.org/2001/XMLSchema" xmlns:p="http://schemas.microsoft.com/office/2006/metadata/properties" xmlns:ns3="ba69bbc2-49d0-4eec-bce0-cfe98107ed98" xmlns:ns4="3234bd12-36b4-4e2c-83f4-b2f09dc21462" targetNamespace="http://schemas.microsoft.com/office/2006/metadata/properties" ma:root="true" ma:fieldsID="7e758a53a98fc127e3ed06db30ed5f6f" ns3:_="" ns4:_="">
    <xsd:import namespace="ba69bbc2-49d0-4eec-bce0-cfe98107ed98"/>
    <xsd:import namespace="3234bd12-36b4-4e2c-83f4-b2f09dc2146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69bbc2-49d0-4eec-bce0-cfe98107ed9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34bd12-36b4-4e2c-83f4-b2f09dc2146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a69bbc2-49d0-4eec-bce0-cfe98107ed98" xsi:nil="true"/>
  </documentManagement>
</p:properties>
</file>

<file path=customXml/itemProps1.xml><?xml version="1.0" encoding="utf-8"?>
<ds:datastoreItem xmlns:ds="http://schemas.openxmlformats.org/officeDocument/2006/customXml" ds:itemID="{5164CB07-D2BA-46DF-8864-81B479C98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69bbc2-49d0-4eec-bce0-cfe98107ed98"/>
    <ds:schemaRef ds:uri="3234bd12-36b4-4e2c-83f4-b2f09dc214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8B0F45-B63A-4DAE-BE39-61AC4C50BE0E}">
  <ds:schemaRefs>
    <ds:schemaRef ds:uri="http://schemas.microsoft.com/sharepoint/v3/contenttype/forms"/>
  </ds:schemaRefs>
</ds:datastoreItem>
</file>

<file path=customXml/itemProps3.xml><?xml version="1.0" encoding="utf-8"?>
<ds:datastoreItem xmlns:ds="http://schemas.openxmlformats.org/officeDocument/2006/customXml" ds:itemID="{CEE118C6-B8E9-4685-A05E-4E6C3D8ED1C1}">
  <ds:schemaRefs>
    <ds:schemaRef ds:uri="http://schemas.microsoft.com/office/2006/metadata/properties"/>
    <ds:schemaRef ds:uri="http://schemas.microsoft.com/office/infopath/2007/PartnerControls"/>
    <ds:schemaRef ds:uri="ba69bbc2-49d0-4eec-bce0-cfe98107ed98"/>
  </ds:schemaRefs>
</ds:datastoreItem>
</file>

<file path=docProps/app.xml><?xml version="1.0" encoding="utf-8"?>
<Properties xmlns="http://schemas.openxmlformats.org/officeDocument/2006/extended-properties" xmlns:vt="http://schemas.openxmlformats.org/officeDocument/2006/docPropsVTypes">
  <Template>Normal.dotm</Template>
  <TotalTime>3128</TotalTime>
  <Pages>1</Pages>
  <Words>1749</Words>
  <Characters>9970</Characters>
  <Application>Microsoft Office Word</Application>
  <DocSecurity>4</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Hagar Baer</dc:creator>
  <cp:keywords/>
  <dc:description/>
  <cp:lastModifiedBy>Adam Assi</cp:lastModifiedBy>
  <cp:revision>535</cp:revision>
  <cp:lastPrinted>2024-12-28T05:22:00Z</cp:lastPrinted>
  <dcterms:created xsi:type="dcterms:W3CDTF">2024-12-20T12:28:00Z</dcterms:created>
  <dcterms:modified xsi:type="dcterms:W3CDTF">2025-01-16T14:30:00Z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0x010100CEACB14254E38345903D3043F705138E</vt:lpwstr>
  </property>
</Properties>
</file>